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E0FA2" w14:textId="1D4B46DD" w:rsidR="009E77DD" w:rsidRPr="00585094" w:rsidRDefault="00A4061C" w:rsidP="00B82786">
      <w:pPr>
        <w:pStyle w:val="Title"/>
        <w:rPr>
          <w:b/>
          <w:bCs/>
          <w:color w:val="4472C4" w:themeColor="accent1"/>
          <w:sz w:val="48"/>
          <w:szCs w:val="48"/>
          <w:lang w:val="en-US"/>
        </w:rPr>
      </w:pPr>
      <w:r w:rsidRPr="00585094">
        <w:rPr>
          <w:b/>
          <w:bCs/>
          <w:color w:val="4472C4" w:themeColor="accent1"/>
          <w:sz w:val="48"/>
          <w:szCs w:val="48"/>
          <w:lang w:val="en-US"/>
        </w:rPr>
        <w:t>VMware Horizon on Azure deployment guide</w:t>
      </w:r>
    </w:p>
    <w:p w14:paraId="66AF1FBF" w14:textId="78C72CC4" w:rsidR="000C3BAF" w:rsidRDefault="00B95455" w:rsidP="000C3BAF">
      <w:pPr>
        <w:rPr>
          <w:lang w:val="en-US"/>
        </w:rPr>
      </w:pPr>
      <w:r>
        <w:rPr>
          <w:lang w:val="en-US"/>
        </w:rPr>
        <w:t>Rev 2.</w:t>
      </w:r>
      <w:r w:rsidR="000A41F6">
        <w:rPr>
          <w:lang w:val="en-US"/>
        </w:rPr>
        <w:t>1</w:t>
      </w:r>
      <w:r>
        <w:rPr>
          <w:lang w:val="en-US"/>
        </w:rPr>
        <w:t xml:space="preserve"> Niall Currid</w:t>
      </w:r>
    </w:p>
    <w:p w14:paraId="2BA42D10" w14:textId="2DB67B99" w:rsidR="000C3BAF" w:rsidRDefault="000C3BAF" w:rsidP="000C3BAF">
      <w:pPr>
        <w:pStyle w:val="Heading1"/>
        <w:rPr>
          <w:lang w:val="en-US"/>
        </w:rPr>
      </w:pPr>
      <w:r>
        <w:rPr>
          <w:lang w:val="en-US"/>
        </w:rPr>
        <w:t>Purpose</w:t>
      </w:r>
    </w:p>
    <w:p w14:paraId="390BB225" w14:textId="37684527" w:rsidR="000C3BAF" w:rsidRDefault="000C3BAF" w:rsidP="000C3BAF">
      <w:pPr>
        <w:rPr>
          <w:lang w:val="en-US"/>
        </w:rPr>
      </w:pPr>
      <w:r>
        <w:rPr>
          <w:lang w:val="en-US"/>
        </w:rPr>
        <w:t xml:space="preserve">The purpose of this guide is to setup and deploy </w:t>
      </w:r>
      <w:r w:rsidR="00BD1A03">
        <w:rPr>
          <w:lang w:val="en-US"/>
        </w:rPr>
        <w:t xml:space="preserve">Horizon Cloud on Azure using WVD </w:t>
      </w:r>
      <w:r w:rsidR="00C62245">
        <w:rPr>
          <w:lang w:val="en-US"/>
        </w:rPr>
        <w:t xml:space="preserve">to rapidly enable our customers to </w:t>
      </w:r>
      <w:r w:rsidR="009147F0">
        <w:rPr>
          <w:lang w:val="en-US"/>
        </w:rPr>
        <w:t xml:space="preserve">provide work from home </w:t>
      </w:r>
      <w:r w:rsidR="009D0DDF">
        <w:rPr>
          <w:lang w:val="en-US"/>
        </w:rPr>
        <w:t>desktops via Windows 10 Enterprise Virtual Desktop.</w:t>
      </w:r>
    </w:p>
    <w:p w14:paraId="2A80DE87" w14:textId="5B3D67F1" w:rsidR="009D0DDF" w:rsidRDefault="009D0DDF" w:rsidP="000C3BAF">
      <w:pPr>
        <w:rPr>
          <w:lang w:val="en-US"/>
        </w:rPr>
      </w:pPr>
      <w:r>
        <w:rPr>
          <w:lang w:val="en-US"/>
        </w:rPr>
        <w:t xml:space="preserve">This guide does not cover application group provisioning of specific on integration with profile management, such as FSLogix, which is extensively documented. </w:t>
      </w:r>
    </w:p>
    <w:p w14:paraId="1154CD90" w14:textId="193BF2BC" w:rsidR="009D0DDF" w:rsidRPr="000C3BAF" w:rsidRDefault="009D0DDF" w:rsidP="00B95455">
      <w:pPr>
        <w:pStyle w:val="Heading1"/>
        <w:rPr>
          <w:lang w:val="en-US"/>
        </w:rPr>
      </w:pPr>
      <w:r>
        <w:rPr>
          <w:lang w:val="en-US"/>
        </w:rPr>
        <w:t xml:space="preserve">Pre-Requisites and </w:t>
      </w:r>
      <w:r w:rsidR="00B95455">
        <w:rPr>
          <w:lang w:val="en-US"/>
        </w:rPr>
        <w:t xml:space="preserve">Important Considerations </w:t>
      </w:r>
    </w:p>
    <w:p w14:paraId="368F7730" w14:textId="722ED7B6" w:rsidR="00A4061C" w:rsidRDefault="00A4061C" w:rsidP="00A4061C">
      <w:pPr>
        <w:pStyle w:val="ListParagraph"/>
        <w:numPr>
          <w:ilvl w:val="0"/>
          <w:numId w:val="1"/>
        </w:numPr>
        <w:rPr>
          <w:lang w:val="en-US"/>
        </w:rPr>
      </w:pPr>
      <w:r>
        <w:rPr>
          <w:lang w:val="en-US"/>
        </w:rPr>
        <w:t xml:space="preserve">Begin by reviewing the prerequisites and requirements document </w:t>
      </w:r>
      <w:hyperlink r:id="rId8" w:history="1">
        <w:r w:rsidRPr="00A4061C">
          <w:rPr>
            <w:rStyle w:val="Hyperlink"/>
            <w:lang w:val="en-US"/>
          </w:rPr>
          <w:t>here</w:t>
        </w:r>
      </w:hyperlink>
    </w:p>
    <w:p w14:paraId="3F74FA89" w14:textId="77777777" w:rsidR="009C1EBF" w:rsidRDefault="009C1EBF" w:rsidP="009C1EBF">
      <w:pPr>
        <w:pStyle w:val="ListParagraph"/>
        <w:rPr>
          <w:lang w:val="en-US"/>
        </w:rPr>
      </w:pPr>
    </w:p>
    <w:p w14:paraId="7F308A07" w14:textId="224E9D20" w:rsidR="001A6D08" w:rsidRPr="001A6D08" w:rsidRDefault="001A6D08" w:rsidP="001A6D08">
      <w:pPr>
        <w:pStyle w:val="ListParagraph"/>
        <w:numPr>
          <w:ilvl w:val="0"/>
          <w:numId w:val="1"/>
        </w:numPr>
        <w:rPr>
          <w:lang w:val="en-US"/>
        </w:rPr>
      </w:pPr>
      <w:r>
        <w:t>Important Azure considerations prior to deployment:</w:t>
      </w:r>
    </w:p>
    <w:p w14:paraId="68E46406" w14:textId="77777777" w:rsidR="00585094" w:rsidRDefault="001A6D08" w:rsidP="00585094">
      <w:pPr>
        <w:ind w:left="720"/>
        <w:rPr>
          <w:rFonts w:ascii="Times New Roman" w:hAnsi="Times New Roman" w:cs="Times New Roman"/>
          <w:sz w:val="24"/>
          <w:szCs w:val="24"/>
          <w:lang w:eastAsia="en-CA"/>
        </w:rPr>
      </w:pPr>
      <w:r w:rsidRPr="003347FF">
        <w:rPr>
          <w:b/>
          <w:bCs/>
          <w:color w:val="C00000"/>
          <w:shd w:val="clear" w:color="auto" w:fill="FAFAFA"/>
          <w:lang w:eastAsia="en-CA"/>
        </w:rPr>
        <w:t>Important</w:t>
      </w:r>
      <w:r w:rsidRPr="001A6D08">
        <w:rPr>
          <w:b/>
          <w:bCs/>
          <w:shd w:val="clear" w:color="auto" w:fill="FAFAFA"/>
          <w:lang w:eastAsia="en-CA"/>
        </w:rPr>
        <w:t>:</w:t>
      </w:r>
      <w:r>
        <w:rPr>
          <w:b/>
          <w:bCs/>
          <w:shd w:val="clear" w:color="auto" w:fill="FAFAFA"/>
          <w:lang w:eastAsia="en-CA"/>
        </w:rPr>
        <w:t xml:space="preserve"> </w:t>
      </w:r>
      <w:r w:rsidRPr="001A6D08">
        <w:rPr>
          <w:shd w:val="clear" w:color="auto" w:fill="FAFAFA"/>
          <w:lang w:eastAsia="en-CA"/>
        </w:rPr>
        <w:t>Before launching the pod deployment wizard and starting to deploy your pod, in addition to the requirements below, you must be aware of the following key points:</w:t>
      </w:r>
    </w:p>
    <w:p w14:paraId="3374C2EC" w14:textId="76906B39" w:rsidR="001A6D08" w:rsidRPr="00585094" w:rsidRDefault="00054A35" w:rsidP="00585094">
      <w:pPr>
        <w:pStyle w:val="ListParagraph"/>
        <w:numPr>
          <w:ilvl w:val="0"/>
          <w:numId w:val="11"/>
        </w:numPr>
        <w:spacing w:after="120"/>
        <w:rPr>
          <w:rFonts w:ascii="Times New Roman" w:hAnsi="Times New Roman" w:cs="Times New Roman"/>
          <w:sz w:val="24"/>
          <w:szCs w:val="24"/>
          <w:lang w:eastAsia="en-CA"/>
        </w:rPr>
      </w:pPr>
      <w:r>
        <w:rPr>
          <w:lang w:eastAsia="en-CA"/>
        </w:rPr>
        <w:t xml:space="preserve">No </w:t>
      </w:r>
      <w:r w:rsidR="001A6D08" w:rsidRPr="001A6D08">
        <w:rPr>
          <w:lang w:eastAsia="en-CA"/>
        </w:rPr>
        <w:t xml:space="preserve">Microsoft Azure Policies </w:t>
      </w:r>
      <w:r w:rsidR="00F4490E">
        <w:rPr>
          <w:lang w:eastAsia="en-CA"/>
        </w:rPr>
        <w:t xml:space="preserve">or Policy Definition </w:t>
      </w:r>
      <w:r w:rsidR="00DA246E">
        <w:rPr>
          <w:lang w:eastAsia="en-CA"/>
        </w:rPr>
        <w:t xml:space="preserve">configured in the </w:t>
      </w:r>
      <w:r w:rsidR="001A6D08" w:rsidRPr="001A6D08">
        <w:rPr>
          <w:lang w:eastAsia="en-CA"/>
        </w:rPr>
        <w:t xml:space="preserve">Microsoft Azure environment block, deny, or restrict creation of the pod's components. </w:t>
      </w:r>
      <w:r w:rsidR="003B3A5E">
        <w:rPr>
          <w:lang w:eastAsia="en-CA"/>
        </w:rPr>
        <w:t xml:space="preserve">  </w:t>
      </w:r>
      <w:r w:rsidR="001A6D08" w:rsidRPr="001A6D08">
        <w:rPr>
          <w:lang w:eastAsia="en-CA"/>
        </w:rPr>
        <w:t>As an example, you and your IT team must verify that none of your Microsoft Azure Policies block, deny, or restrict creation of components on Azure storage account. For information about Azure Policies, see the </w:t>
      </w:r>
      <w:hyperlink r:id="rId9" w:tgtFrame="_blank" w:history="1">
        <w:r w:rsidR="001A6D08" w:rsidRPr="00585094">
          <w:rPr>
            <w:color w:val="007CBB"/>
            <w:u w:val="single"/>
            <w:lang w:eastAsia="en-CA"/>
          </w:rPr>
          <w:t>Azure Policy documentation</w:t>
        </w:r>
      </w:hyperlink>
      <w:r w:rsidR="001A6D08" w:rsidRPr="001A6D08">
        <w:rPr>
          <w:lang w:eastAsia="en-CA"/>
        </w:rPr>
        <w:t>.</w:t>
      </w:r>
      <w:r w:rsidR="006E48BF">
        <w:rPr>
          <w:lang w:eastAsia="en-CA"/>
        </w:rPr>
        <w:br/>
      </w:r>
    </w:p>
    <w:p w14:paraId="2166A703" w14:textId="01D8D5D8" w:rsidR="001A6D08" w:rsidRPr="001A6D08" w:rsidRDefault="001A6D08" w:rsidP="00585094">
      <w:pPr>
        <w:pStyle w:val="ListParagraph"/>
        <w:numPr>
          <w:ilvl w:val="0"/>
          <w:numId w:val="11"/>
        </w:numPr>
        <w:spacing w:before="120" w:after="120"/>
        <w:rPr>
          <w:lang w:eastAsia="en-CA"/>
        </w:rPr>
      </w:pPr>
      <w:r w:rsidRPr="001A6D08">
        <w:rPr>
          <w:lang w:eastAsia="en-CA"/>
        </w:rPr>
        <w:t xml:space="preserve">The pod deployer requires that your Azure storage account allow for the deployer to use the Azure StorageV1 account type. </w:t>
      </w:r>
      <w:r w:rsidR="00585094">
        <w:rPr>
          <w:lang w:eastAsia="en-CA"/>
        </w:rPr>
        <w:t xml:space="preserve"> </w:t>
      </w:r>
      <w:r w:rsidRPr="001A6D08">
        <w:rPr>
          <w:lang w:eastAsia="en-CA"/>
        </w:rPr>
        <w:t>Ensure that your Microsoft Azure Policies do not restrict or deny the creation of content requiring the Azure StorageV1 account type.</w:t>
      </w:r>
      <w:r w:rsidR="006E48BF">
        <w:rPr>
          <w:lang w:eastAsia="en-CA"/>
        </w:rPr>
        <w:br/>
      </w:r>
    </w:p>
    <w:p w14:paraId="7A21D84E" w14:textId="33EFE8ED" w:rsidR="001A6D08" w:rsidRPr="001A6D08" w:rsidRDefault="001A6D08" w:rsidP="00585094">
      <w:pPr>
        <w:pStyle w:val="ListParagraph"/>
        <w:numPr>
          <w:ilvl w:val="0"/>
          <w:numId w:val="11"/>
        </w:numPr>
        <w:spacing w:after="120"/>
        <w:rPr>
          <w:lang w:eastAsia="en-CA"/>
        </w:rPr>
      </w:pPr>
      <w:r w:rsidRPr="001A6D08">
        <w:rPr>
          <w:lang w:eastAsia="en-CA"/>
        </w:rPr>
        <w:t xml:space="preserve">As part of the pod and gateway deployment processes, Horizon Cloud creates resource groups (RGs) in your Microsoft Azure subscription that do not have tags on them, including the initial resource group that is created for the temporary jump box that orchestrates those deployment processes. Pod deployment will fail if you try to deploy a pod into a Microsoft Azure subscription that has any type of resource tag requirement at the time of deployment, or at the time of pod upgrades or adding a gateway configuration to a pod. </w:t>
      </w:r>
      <w:r w:rsidR="00AE5454">
        <w:rPr>
          <w:lang w:eastAsia="en-CA"/>
        </w:rPr>
        <w:br/>
      </w:r>
      <w:r w:rsidR="00AE5454">
        <w:rPr>
          <w:lang w:eastAsia="en-CA"/>
        </w:rPr>
        <w:br/>
      </w:r>
      <w:r w:rsidRPr="001A6D08">
        <w:rPr>
          <w:lang w:eastAsia="en-CA"/>
        </w:rPr>
        <w:t>You must verify that your Microsoft Azure Policies allows creation of the pod's untagged resource groups in the target subscription. For the list of RGs that the deployer creates, see the Administration Guide's </w:t>
      </w:r>
      <w:bookmarkStart w:id="0" w:name="&amp;lpos=Tech_Pub_:_content_link_:_GUID-9F0"/>
      <w:r w:rsidRPr="001A6D08">
        <w:rPr>
          <w:lang w:eastAsia="en-CA"/>
        </w:rPr>
        <w:fldChar w:fldCharType="begin"/>
      </w:r>
      <w:r w:rsidRPr="001A6D08">
        <w:rPr>
          <w:lang w:eastAsia="en-CA"/>
        </w:rPr>
        <w:instrText xml:space="preserve"> HYPERLINK "https://docs.vmware.com/en/VMware-Horizon-Cloud-Service/services/hzncloudmsazure.admin15/GUID-9F004F77-5685-400E-8ADC-3ECA96D3CA71.html" \t "_blank" </w:instrText>
      </w:r>
      <w:r w:rsidRPr="001A6D08">
        <w:rPr>
          <w:lang w:eastAsia="en-CA"/>
        </w:rPr>
        <w:fldChar w:fldCharType="separate"/>
      </w:r>
      <w:r w:rsidRPr="00585094">
        <w:rPr>
          <w:color w:val="007CBB"/>
          <w:u w:val="single"/>
          <w:lang w:eastAsia="en-CA"/>
        </w:rPr>
        <w:t>Resource Groups Created For a Pod Deployed In Microsoft Azure</w:t>
      </w:r>
      <w:r w:rsidRPr="001A6D08">
        <w:rPr>
          <w:lang w:eastAsia="en-CA"/>
        </w:rPr>
        <w:fldChar w:fldCharType="end"/>
      </w:r>
      <w:bookmarkEnd w:id="0"/>
      <w:r w:rsidRPr="001A6D08">
        <w:rPr>
          <w:lang w:eastAsia="en-CA"/>
        </w:rPr>
        <w:t> topic.</w:t>
      </w:r>
    </w:p>
    <w:p w14:paraId="13F198A3" w14:textId="26068BD2" w:rsidR="00734D70" w:rsidRPr="00734D70" w:rsidRDefault="001A6D08" w:rsidP="00734D70">
      <w:pPr>
        <w:pStyle w:val="ListParagraph"/>
        <w:numPr>
          <w:ilvl w:val="0"/>
          <w:numId w:val="11"/>
        </w:numPr>
        <w:rPr>
          <w:lang w:eastAsia="en-CA"/>
        </w:rPr>
      </w:pPr>
      <w:r w:rsidRPr="001A6D08">
        <w:rPr>
          <w:lang w:eastAsia="en-CA"/>
        </w:rPr>
        <w:t xml:space="preserve">All cloud-connected pods must have line-of-sight to the same set of </w:t>
      </w:r>
      <w:commentRangeStart w:id="1"/>
      <w:r w:rsidRPr="001A6D08">
        <w:rPr>
          <w:lang w:eastAsia="en-CA"/>
        </w:rPr>
        <w:t xml:space="preserve">Active Directory domains </w:t>
      </w:r>
      <w:commentRangeEnd w:id="1"/>
      <w:r w:rsidR="0000257B">
        <w:rPr>
          <w:rStyle w:val="CommentReference"/>
        </w:rPr>
        <w:commentReference w:id="1"/>
      </w:r>
      <w:r w:rsidRPr="001A6D08">
        <w:rPr>
          <w:lang w:eastAsia="en-CA"/>
        </w:rPr>
        <w:t>at the time you deploy those pods.</w:t>
      </w:r>
    </w:p>
    <w:p w14:paraId="27974BB8" w14:textId="2E3720C9" w:rsidR="001A6D08" w:rsidRPr="00734D70" w:rsidRDefault="001A6D08" w:rsidP="00734D70">
      <w:pPr>
        <w:pStyle w:val="Heading2"/>
        <w:rPr>
          <w:lang w:val="en-US"/>
        </w:rPr>
      </w:pPr>
      <w:r w:rsidRPr="00734D70">
        <w:rPr>
          <w:lang w:val="en-US"/>
        </w:rPr>
        <w:lastRenderedPageBreak/>
        <w:t>During a typical deployment, you can expect the following resources to be deployed:</w:t>
      </w:r>
    </w:p>
    <w:p w14:paraId="68157A18" w14:textId="77777777" w:rsidR="001A6D08" w:rsidRPr="001A6D08" w:rsidRDefault="001A6D08" w:rsidP="001A6D08">
      <w:pPr>
        <w:spacing w:after="0" w:line="240" w:lineRule="auto"/>
        <w:rPr>
          <w:rFonts w:ascii="Times New Roman" w:eastAsia="Times New Roman" w:hAnsi="Times New Roman" w:cs="Times New Roman"/>
          <w:sz w:val="24"/>
          <w:szCs w:val="24"/>
          <w:lang w:eastAsia="en-CA"/>
        </w:rPr>
      </w:pPr>
      <w:r w:rsidRPr="001A6D08">
        <w:rPr>
          <w:rFonts w:ascii="Arial" w:eastAsia="Times New Roman" w:hAnsi="Arial" w:cs="Arial"/>
          <w:color w:val="565656"/>
          <w:sz w:val="20"/>
          <w:szCs w:val="20"/>
          <w:shd w:val="clear" w:color="auto" w:fill="FFFFFF"/>
          <w:lang w:eastAsia="en-CA"/>
        </w:rPr>
        <w:t>Minimum Microsoft Azure capacity available for Horizon Cloud infrastructure in addition to the expected desktop and app workload. Note that as long as this capacity is made available, Horizon Cloud will automatically deploy these VMs and no manual installation is required.</w:t>
      </w:r>
    </w:p>
    <w:p w14:paraId="1AF9CCCD" w14:textId="77777777" w:rsidR="001A6D08" w:rsidRPr="001A6D08" w:rsidRDefault="001A6D08" w:rsidP="001A6D08">
      <w:pPr>
        <w:numPr>
          <w:ilvl w:val="0"/>
          <w:numId w:val="6"/>
        </w:numPr>
        <w:shd w:val="clear" w:color="auto" w:fill="FFFFFF"/>
        <w:spacing w:before="144" w:after="100" w:afterAutospacing="1" w:line="240" w:lineRule="auto"/>
        <w:rPr>
          <w:rFonts w:ascii="Arial" w:eastAsia="Times New Roman" w:hAnsi="Arial" w:cs="Arial"/>
          <w:color w:val="565656"/>
          <w:sz w:val="20"/>
          <w:szCs w:val="20"/>
          <w:lang w:eastAsia="en-CA"/>
        </w:rPr>
      </w:pPr>
      <w:r w:rsidRPr="001A6D08">
        <w:rPr>
          <w:rFonts w:ascii="Arial" w:eastAsia="Times New Roman" w:hAnsi="Arial" w:cs="Arial"/>
          <w:color w:val="565656"/>
          <w:sz w:val="20"/>
          <w:szCs w:val="20"/>
          <w:lang w:eastAsia="en-CA"/>
        </w:rPr>
        <w:t>Pod Deployment Engine, also known as the Jump Box (transient) — 1 x Standard_F2</w:t>
      </w:r>
    </w:p>
    <w:p w14:paraId="7C32A564" w14:textId="77777777" w:rsidR="001A6D08" w:rsidRPr="001A6D08" w:rsidRDefault="001A6D08" w:rsidP="001A6D08">
      <w:pPr>
        <w:numPr>
          <w:ilvl w:val="0"/>
          <w:numId w:val="6"/>
        </w:numPr>
        <w:shd w:val="clear" w:color="auto" w:fill="FFFFFF"/>
        <w:spacing w:before="144" w:after="100" w:afterAutospacing="1" w:line="240" w:lineRule="auto"/>
        <w:rPr>
          <w:rFonts w:ascii="Arial" w:eastAsia="Times New Roman" w:hAnsi="Arial" w:cs="Arial"/>
          <w:color w:val="565656"/>
          <w:sz w:val="20"/>
          <w:szCs w:val="20"/>
          <w:lang w:eastAsia="en-CA"/>
        </w:rPr>
      </w:pPr>
      <w:r w:rsidRPr="001A6D08">
        <w:rPr>
          <w:rFonts w:ascii="Arial" w:eastAsia="Times New Roman" w:hAnsi="Arial" w:cs="Arial"/>
          <w:color w:val="565656"/>
          <w:sz w:val="20"/>
          <w:szCs w:val="20"/>
          <w:lang w:eastAsia="en-CA"/>
        </w:rPr>
        <w:t>Pod/Pod Manager with High Availability enabled — 2 x Standard_D4_v3 (if no Standard_D4_v3 in the region, 2 x Standard_D3_v2)</w:t>
      </w:r>
    </w:p>
    <w:p w14:paraId="3DFFF420" w14:textId="77777777" w:rsidR="001A6D08" w:rsidRPr="001A6D08" w:rsidRDefault="001A6D08" w:rsidP="001A6D08">
      <w:pPr>
        <w:numPr>
          <w:ilvl w:val="0"/>
          <w:numId w:val="6"/>
        </w:numPr>
        <w:shd w:val="clear" w:color="auto" w:fill="FFFFFF"/>
        <w:spacing w:before="144" w:after="100" w:afterAutospacing="1" w:line="240" w:lineRule="auto"/>
        <w:rPr>
          <w:rFonts w:ascii="Arial" w:eastAsia="Times New Roman" w:hAnsi="Arial" w:cs="Arial"/>
          <w:color w:val="565656"/>
          <w:sz w:val="20"/>
          <w:szCs w:val="20"/>
          <w:lang w:eastAsia="en-CA"/>
        </w:rPr>
      </w:pPr>
      <w:r w:rsidRPr="001A6D08">
        <w:rPr>
          <w:rFonts w:ascii="Arial" w:eastAsia="Times New Roman" w:hAnsi="Arial" w:cs="Arial"/>
          <w:color w:val="565656"/>
          <w:sz w:val="20"/>
          <w:szCs w:val="20"/>
          <w:lang w:eastAsia="en-CA"/>
        </w:rPr>
        <w:t>Pod/Pod Manager without High Availability enabled — 1 x Standard_D4_v3 (if no Standard_D4_v3 in the region, 1 x Standard_D3_v2)</w:t>
      </w:r>
    </w:p>
    <w:p w14:paraId="1F4540C6" w14:textId="77777777" w:rsidR="001A6D08" w:rsidRPr="001A6D08" w:rsidRDefault="001A6D08" w:rsidP="001A6D08">
      <w:pPr>
        <w:numPr>
          <w:ilvl w:val="0"/>
          <w:numId w:val="6"/>
        </w:numPr>
        <w:shd w:val="clear" w:color="auto" w:fill="FFFFFF"/>
        <w:spacing w:before="144" w:after="100" w:afterAutospacing="1" w:line="240" w:lineRule="auto"/>
        <w:rPr>
          <w:rFonts w:ascii="Arial" w:eastAsia="Times New Roman" w:hAnsi="Arial" w:cs="Arial"/>
          <w:color w:val="565656"/>
          <w:sz w:val="20"/>
          <w:szCs w:val="20"/>
          <w:lang w:eastAsia="en-CA"/>
        </w:rPr>
      </w:pPr>
      <w:r w:rsidRPr="001A6D08">
        <w:rPr>
          <w:rFonts w:ascii="Arial" w:eastAsia="Times New Roman" w:hAnsi="Arial" w:cs="Arial"/>
          <w:color w:val="565656"/>
          <w:sz w:val="20"/>
          <w:szCs w:val="20"/>
          <w:lang w:eastAsia="en-CA"/>
        </w:rPr>
        <w:t>Microsoft Azure Database for PostgreSQL Service — Generation 5, Memory Optimized, 2 vCores, 10 GB Storage</w:t>
      </w:r>
    </w:p>
    <w:p w14:paraId="3ED2BAE8" w14:textId="77777777" w:rsidR="001A6D08" w:rsidRPr="001A6D08" w:rsidRDefault="001A6D08" w:rsidP="001A6D08">
      <w:pPr>
        <w:numPr>
          <w:ilvl w:val="0"/>
          <w:numId w:val="6"/>
        </w:numPr>
        <w:shd w:val="clear" w:color="auto" w:fill="FFFFFF"/>
        <w:spacing w:before="144" w:after="100" w:afterAutospacing="1" w:line="240" w:lineRule="auto"/>
        <w:rPr>
          <w:rFonts w:ascii="Arial" w:eastAsia="Times New Roman" w:hAnsi="Arial" w:cs="Arial"/>
          <w:color w:val="565656"/>
          <w:sz w:val="20"/>
          <w:szCs w:val="20"/>
          <w:lang w:eastAsia="en-CA"/>
        </w:rPr>
      </w:pPr>
      <w:r w:rsidRPr="001A6D08">
        <w:rPr>
          <w:rFonts w:ascii="Arial" w:eastAsia="Times New Roman" w:hAnsi="Arial" w:cs="Arial"/>
          <w:color w:val="565656"/>
          <w:sz w:val="20"/>
          <w:szCs w:val="20"/>
          <w:lang w:eastAsia="en-CA"/>
        </w:rPr>
        <w:t>External Unified Access Gateway (optional) — 2 x Standard_A4_v2</w:t>
      </w:r>
    </w:p>
    <w:p w14:paraId="47E0F863" w14:textId="5E0DF260" w:rsidR="001A6D08" w:rsidDel="00C61A89" w:rsidRDefault="001A6D08" w:rsidP="001A6D08">
      <w:pPr>
        <w:numPr>
          <w:ilvl w:val="0"/>
          <w:numId w:val="6"/>
        </w:numPr>
        <w:shd w:val="clear" w:color="auto" w:fill="FFFFFF"/>
        <w:spacing w:before="144" w:after="100" w:afterAutospacing="1" w:line="240" w:lineRule="auto"/>
        <w:rPr>
          <w:del w:id="2" w:author="Barry Willis" w:date="2020-03-25T19:30:00Z"/>
          <w:rFonts w:ascii="Arial" w:eastAsia="Times New Roman" w:hAnsi="Arial" w:cs="Arial"/>
          <w:color w:val="565656"/>
          <w:sz w:val="20"/>
          <w:szCs w:val="20"/>
          <w:lang w:eastAsia="en-CA"/>
        </w:rPr>
      </w:pPr>
      <w:r w:rsidRPr="001A6D08">
        <w:rPr>
          <w:rFonts w:ascii="Arial" w:eastAsia="Times New Roman" w:hAnsi="Arial" w:cs="Arial"/>
          <w:color w:val="565656"/>
          <w:sz w:val="20"/>
          <w:szCs w:val="20"/>
          <w:lang w:eastAsia="en-CA"/>
        </w:rPr>
        <w:t>Internal Unified Access Gateway (optional) — 2 x Standard_A4_v2</w:t>
      </w:r>
    </w:p>
    <w:p w14:paraId="0DA13A48" w14:textId="77777777" w:rsidR="00D158C2" w:rsidRPr="00D158C2" w:rsidRDefault="00D158C2" w:rsidP="00100215">
      <w:pPr>
        <w:shd w:val="clear" w:color="auto" w:fill="FFFFFF"/>
        <w:spacing w:before="144" w:after="100" w:afterAutospacing="1" w:line="240" w:lineRule="auto"/>
        <w:rPr>
          <w:ins w:id="3" w:author="Barry Willis" w:date="2020-03-25T19:31:00Z"/>
          <w:rFonts w:ascii="Arial" w:eastAsia="Times New Roman" w:hAnsi="Arial" w:cs="Arial"/>
          <w:color w:val="565656"/>
          <w:sz w:val="20"/>
          <w:szCs w:val="20"/>
          <w:shd w:val="clear" w:color="auto" w:fill="FFFFFF"/>
          <w:lang w:eastAsia="en-CA"/>
          <w:rPrChange w:id="4" w:author="Barry Willis" w:date="2020-03-25T19:31:00Z">
            <w:rPr>
              <w:ins w:id="5" w:author="Barry Willis" w:date="2020-03-25T19:31:00Z"/>
            </w:rPr>
          </w:rPrChange>
        </w:rPr>
        <w:pPrChange w:id="6" w:author="Niall Currid" w:date="2020-03-25T20:08:00Z">
          <w:pPr>
            <w:numPr>
              <w:numId w:val="6"/>
            </w:numPr>
            <w:shd w:val="clear" w:color="auto" w:fill="FFFFFF"/>
            <w:tabs>
              <w:tab w:val="num" w:pos="720"/>
            </w:tabs>
            <w:spacing w:before="144" w:after="100" w:afterAutospacing="1" w:line="240" w:lineRule="auto"/>
            <w:ind w:left="720" w:hanging="360"/>
          </w:pPr>
        </w:pPrChange>
      </w:pPr>
    </w:p>
    <w:p w14:paraId="75ACE007" w14:textId="5B455380" w:rsidR="001A6D08" w:rsidRPr="00C61A89" w:rsidDel="00D158C2" w:rsidRDefault="001A6D08">
      <w:pPr>
        <w:pStyle w:val="Heading2"/>
        <w:rPr>
          <w:del w:id="7" w:author="Barry Willis" w:date="2020-03-25T19:31:00Z"/>
          <w:rFonts w:ascii="Arial" w:eastAsia="Times New Roman" w:hAnsi="Arial" w:cs="Arial"/>
          <w:color w:val="565656"/>
          <w:sz w:val="20"/>
          <w:szCs w:val="20"/>
          <w:shd w:val="clear" w:color="auto" w:fill="FFFFFF"/>
          <w:lang w:eastAsia="en-CA"/>
        </w:rPr>
        <w:pPrChange w:id="8" w:author="Barry Willis" w:date="2020-03-25T19:31:00Z">
          <w:pPr>
            <w:pStyle w:val="ListParagraph"/>
            <w:numPr>
              <w:numId w:val="10"/>
            </w:numPr>
            <w:spacing w:after="0" w:line="240" w:lineRule="auto"/>
            <w:ind w:left="360" w:hanging="360"/>
          </w:pPr>
        </w:pPrChange>
      </w:pPr>
      <w:r w:rsidRPr="00FF5EBF">
        <w:t>Requirements</w:t>
      </w:r>
      <w:r w:rsidR="00FF5EBF" w:rsidRPr="00C61A89">
        <w:rPr>
          <w:rFonts w:ascii="Arial" w:eastAsia="Times New Roman" w:hAnsi="Arial" w:cs="Arial"/>
          <w:color w:val="565656"/>
          <w:sz w:val="20"/>
          <w:szCs w:val="20"/>
          <w:shd w:val="clear" w:color="auto" w:fill="FFFFFF"/>
          <w:lang w:eastAsia="en-CA"/>
        </w:rPr>
        <w:t xml:space="preserve"> </w:t>
      </w:r>
      <w:r w:rsidR="00FF5EBF" w:rsidRPr="00FF5EBF">
        <w:t>for deployment</w:t>
      </w:r>
    </w:p>
    <w:p w14:paraId="2C024042" w14:textId="77777777" w:rsidR="00FF5EBF" w:rsidRPr="00D158C2" w:rsidRDefault="00FF5EBF">
      <w:pPr>
        <w:pStyle w:val="Heading2"/>
        <w:rPr>
          <w:rFonts w:eastAsia="Times New Roman"/>
          <w:shd w:val="clear" w:color="auto" w:fill="FFFFFF"/>
          <w:lang w:eastAsia="en-CA"/>
          <w:rPrChange w:id="9" w:author="Barry Willis" w:date="2020-03-25T19:31:00Z">
            <w:rPr>
              <w:shd w:val="clear" w:color="auto" w:fill="FFFFFF"/>
              <w:lang w:eastAsia="en-CA"/>
            </w:rPr>
          </w:rPrChange>
        </w:rPr>
        <w:pPrChange w:id="10" w:author="Barry Willis" w:date="2020-03-25T19:31:00Z">
          <w:pPr>
            <w:pStyle w:val="ListParagraph"/>
            <w:spacing w:after="0" w:line="240" w:lineRule="auto"/>
          </w:pPr>
        </w:pPrChange>
      </w:pPr>
    </w:p>
    <w:p w14:paraId="1BFC9844" w14:textId="316677E4" w:rsidR="001A6D08" w:rsidRPr="00D158C2" w:rsidRDefault="001A6D08">
      <w:pPr>
        <w:pStyle w:val="ListParagraph"/>
        <w:numPr>
          <w:ilvl w:val="0"/>
          <w:numId w:val="12"/>
        </w:numPr>
        <w:spacing w:after="0" w:line="240" w:lineRule="auto"/>
        <w:rPr>
          <w:rFonts w:ascii="Times New Roman" w:eastAsia="Times New Roman" w:hAnsi="Times New Roman" w:cs="Times New Roman"/>
          <w:sz w:val="24"/>
          <w:szCs w:val="24"/>
          <w:lang w:eastAsia="en-CA"/>
          <w:rPrChange w:id="11" w:author="Barry Willis" w:date="2020-03-25T19:33:00Z">
            <w:rPr>
              <w:rFonts w:ascii="Times New Roman" w:hAnsi="Times New Roman" w:cs="Times New Roman"/>
              <w:sz w:val="24"/>
              <w:szCs w:val="24"/>
              <w:lang w:eastAsia="en-CA"/>
            </w:rPr>
          </w:rPrChange>
        </w:rPr>
        <w:pPrChange w:id="12" w:author="Barry Willis" w:date="2020-03-25T19:33:00Z">
          <w:pPr>
            <w:spacing w:after="0" w:line="240" w:lineRule="auto"/>
          </w:pPr>
        </w:pPrChange>
      </w:pPr>
      <w:del w:id="13" w:author="Barry Willis" w:date="2020-03-25T19:31:00Z">
        <w:r w:rsidRPr="00D158C2" w:rsidDel="00D158C2">
          <w:rPr>
            <w:rFonts w:ascii="Arial" w:eastAsia="Times New Roman" w:hAnsi="Arial" w:cs="Arial"/>
            <w:color w:val="565656"/>
            <w:sz w:val="20"/>
            <w:szCs w:val="20"/>
            <w:shd w:val="clear" w:color="auto" w:fill="FFFFFF"/>
            <w:lang w:eastAsia="en-CA"/>
            <w:rPrChange w:id="14" w:author="Barry Willis" w:date="2020-03-25T19:33:00Z">
              <w:rPr>
                <w:shd w:val="clear" w:color="auto" w:fill="FFFFFF"/>
                <w:lang w:eastAsia="en-CA"/>
              </w:rPr>
            </w:rPrChange>
          </w:rPr>
          <w:delText>3</w:delText>
        </w:r>
      </w:del>
      <w:ins w:id="15" w:author="Barry Willis" w:date="2020-03-25T19:31:00Z">
        <w:r w:rsidR="00D158C2" w:rsidRPr="00D158C2">
          <w:rPr>
            <w:rFonts w:ascii="Arial" w:eastAsia="Times New Roman" w:hAnsi="Arial" w:cs="Arial"/>
            <w:color w:val="565656"/>
            <w:sz w:val="20"/>
            <w:szCs w:val="20"/>
            <w:shd w:val="clear" w:color="auto" w:fill="FFFFFF"/>
            <w:lang w:eastAsia="en-CA"/>
            <w:rPrChange w:id="16" w:author="Barry Willis" w:date="2020-03-25T19:33:00Z">
              <w:rPr>
                <w:shd w:val="clear" w:color="auto" w:fill="FFFFFF"/>
                <w:lang w:eastAsia="en-CA"/>
              </w:rPr>
            </w:rPrChange>
          </w:rPr>
          <w:t xml:space="preserve">Three </w:t>
        </w:r>
      </w:ins>
      <w:del w:id="17" w:author="Barry Willis" w:date="2020-03-25T19:31:00Z">
        <w:r w:rsidRPr="00D158C2" w:rsidDel="00D158C2">
          <w:rPr>
            <w:rFonts w:ascii="Arial" w:eastAsia="Times New Roman" w:hAnsi="Arial" w:cs="Arial"/>
            <w:color w:val="565656"/>
            <w:sz w:val="20"/>
            <w:szCs w:val="20"/>
            <w:shd w:val="clear" w:color="auto" w:fill="FFFFFF"/>
            <w:lang w:eastAsia="en-CA"/>
            <w:rPrChange w:id="18" w:author="Barry Willis" w:date="2020-03-25T19:33:00Z">
              <w:rPr>
                <w:shd w:val="clear" w:color="auto" w:fill="FFFFFF"/>
                <w:lang w:eastAsia="en-CA"/>
              </w:rPr>
            </w:rPrChange>
          </w:rPr>
          <w:delText xml:space="preserve"> </w:delText>
        </w:r>
      </w:del>
      <w:r w:rsidRPr="00D158C2">
        <w:rPr>
          <w:rFonts w:ascii="Arial" w:eastAsia="Times New Roman" w:hAnsi="Arial" w:cs="Arial"/>
          <w:color w:val="565656"/>
          <w:sz w:val="20"/>
          <w:szCs w:val="20"/>
          <w:shd w:val="clear" w:color="auto" w:fill="FFFFFF"/>
          <w:lang w:eastAsia="en-CA"/>
          <w:rPrChange w:id="19" w:author="Barry Willis" w:date="2020-03-25T19:33:00Z">
            <w:rPr>
              <w:shd w:val="clear" w:color="auto" w:fill="FFFFFF"/>
              <w:lang w:eastAsia="en-CA"/>
            </w:rPr>
          </w:rPrChange>
        </w:rPr>
        <w:t>non-overlapping address ranges in CIDR format in the pod's VNet, reserved for subnets.</w:t>
      </w:r>
    </w:p>
    <w:p w14:paraId="446A2D90" w14:textId="053A016E" w:rsidR="001A6D08" w:rsidRPr="00D158C2" w:rsidRDefault="001A6D08">
      <w:pPr>
        <w:pStyle w:val="ListParagraph"/>
        <w:numPr>
          <w:ilvl w:val="0"/>
          <w:numId w:val="7"/>
        </w:numPr>
        <w:shd w:val="clear" w:color="auto" w:fill="FFFFFF"/>
        <w:spacing w:before="144" w:after="100" w:afterAutospacing="1" w:line="240" w:lineRule="auto"/>
        <w:rPr>
          <w:rFonts w:ascii="Arial" w:eastAsia="Times New Roman" w:hAnsi="Arial" w:cs="Arial"/>
          <w:color w:val="565656"/>
          <w:sz w:val="20"/>
          <w:szCs w:val="20"/>
          <w:lang w:eastAsia="en-CA"/>
          <w:rPrChange w:id="20" w:author="Barry Willis" w:date="2020-03-25T19:33:00Z">
            <w:rPr>
              <w:lang w:eastAsia="en-CA"/>
            </w:rPr>
          </w:rPrChange>
        </w:rPr>
        <w:pPrChange w:id="21" w:author="Barry Willis" w:date="2020-03-25T19:33:00Z">
          <w:pPr>
            <w:numPr>
              <w:numId w:val="7"/>
            </w:numPr>
            <w:shd w:val="clear" w:color="auto" w:fill="FFFFFF"/>
            <w:tabs>
              <w:tab w:val="num" w:pos="1080"/>
            </w:tabs>
            <w:spacing w:before="144" w:after="100" w:afterAutospacing="1" w:line="240" w:lineRule="auto"/>
            <w:ind w:left="1080" w:hanging="360"/>
          </w:pPr>
        </w:pPrChange>
      </w:pPr>
      <w:r w:rsidRPr="00D158C2">
        <w:rPr>
          <w:rFonts w:ascii="Arial" w:eastAsia="Times New Roman" w:hAnsi="Arial" w:cs="Arial"/>
          <w:color w:val="565656"/>
          <w:sz w:val="20"/>
          <w:szCs w:val="20"/>
          <w:lang w:eastAsia="en-CA"/>
          <w:rPrChange w:id="22" w:author="Barry Willis" w:date="2020-03-25T19:33:00Z">
            <w:rPr>
              <w:lang w:eastAsia="en-CA"/>
            </w:rPr>
          </w:rPrChange>
        </w:rPr>
        <w:t xml:space="preserve">Management subnet — </w:t>
      </w:r>
      <w:ins w:id="23" w:author="Barry Willis" w:date="2020-03-25T19:31:00Z">
        <w:r w:rsidR="00D158C2" w:rsidRPr="00D158C2">
          <w:rPr>
            <w:rFonts w:ascii="Arial" w:eastAsia="Times New Roman" w:hAnsi="Arial" w:cs="Arial"/>
            <w:color w:val="565656"/>
            <w:sz w:val="20"/>
            <w:szCs w:val="20"/>
            <w:lang w:eastAsia="en-CA"/>
            <w:rPrChange w:id="24" w:author="Barry Willis" w:date="2020-03-25T19:33:00Z">
              <w:rPr>
                <w:lang w:eastAsia="en-CA"/>
              </w:rPr>
            </w:rPrChange>
          </w:rPr>
          <w:t>/</w:t>
        </w:r>
      </w:ins>
      <w:r w:rsidRPr="00D158C2">
        <w:rPr>
          <w:rFonts w:ascii="Arial" w:eastAsia="Times New Roman" w:hAnsi="Arial" w:cs="Arial"/>
          <w:color w:val="565656"/>
          <w:sz w:val="20"/>
          <w:szCs w:val="20"/>
          <w:lang w:eastAsia="en-CA"/>
          <w:rPrChange w:id="25" w:author="Barry Willis" w:date="2020-03-25T19:33:00Z">
            <w:rPr>
              <w:lang w:eastAsia="en-CA"/>
            </w:rPr>
          </w:rPrChange>
        </w:rPr>
        <w:t>27 minimum</w:t>
      </w:r>
    </w:p>
    <w:p w14:paraId="3862C461" w14:textId="5E3BED34" w:rsidR="001A6D08" w:rsidRPr="001A6D08" w:rsidRDefault="001A6D08" w:rsidP="001A6D08">
      <w:pPr>
        <w:numPr>
          <w:ilvl w:val="0"/>
          <w:numId w:val="7"/>
        </w:numPr>
        <w:shd w:val="clear" w:color="auto" w:fill="FFFFFF"/>
        <w:spacing w:before="144" w:after="100" w:afterAutospacing="1" w:line="240" w:lineRule="auto"/>
        <w:rPr>
          <w:rFonts w:ascii="Arial" w:eastAsia="Times New Roman" w:hAnsi="Arial" w:cs="Arial"/>
          <w:color w:val="565656"/>
          <w:sz w:val="20"/>
          <w:szCs w:val="20"/>
          <w:lang w:eastAsia="en-CA"/>
        </w:rPr>
      </w:pPr>
      <w:r w:rsidRPr="001A6D08">
        <w:rPr>
          <w:rFonts w:ascii="Arial" w:eastAsia="Times New Roman" w:hAnsi="Arial" w:cs="Arial"/>
          <w:color w:val="565656"/>
          <w:sz w:val="20"/>
          <w:szCs w:val="20"/>
          <w:lang w:eastAsia="en-CA"/>
        </w:rPr>
        <w:t xml:space="preserve">Tenant subnet — </w:t>
      </w:r>
      <w:ins w:id="26" w:author="Barry Willis" w:date="2020-03-25T19:31:00Z">
        <w:r w:rsidR="00D158C2">
          <w:rPr>
            <w:rFonts w:ascii="Arial" w:eastAsia="Times New Roman" w:hAnsi="Arial" w:cs="Arial"/>
            <w:color w:val="565656"/>
            <w:sz w:val="20"/>
            <w:szCs w:val="20"/>
            <w:lang w:eastAsia="en-CA"/>
          </w:rPr>
          <w:t>/</w:t>
        </w:r>
      </w:ins>
      <w:r w:rsidRPr="001A6D08">
        <w:rPr>
          <w:rFonts w:ascii="Arial" w:eastAsia="Times New Roman" w:hAnsi="Arial" w:cs="Arial"/>
          <w:color w:val="565656"/>
          <w:sz w:val="20"/>
          <w:szCs w:val="20"/>
          <w:lang w:eastAsia="en-CA"/>
        </w:rPr>
        <w:t xml:space="preserve">27 minimum </w:t>
      </w:r>
      <w:del w:id="27" w:author="Barry Willis" w:date="2020-03-25T19:32:00Z">
        <w:r w:rsidRPr="001A6D08" w:rsidDel="00D158C2">
          <w:rPr>
            <w:rFonts w:ascii="Arial" w:eastAsia="Times New Roman" w:hAnsi="Arial" w:cs="Arial"/>
            <w:color w:val="565656"/>
            <w:sz w:val="20"/>
            <w:szCs w:val="20"/>
            <w:lang w:eastAsia="en-CA"/>
          </w:rPr>
          <w:delText xml:space="preserve">with </w:delText>
        </w:r>
      </w:del>
      <w:r w:rsidRPr="001A6D08">
        <w:rPr>
          <w:rFonts w:ascii="Arial" w:eastAsia="Times New Roman" w:hAnsi="Arial" w:cs="Arial"/>
          <w:color w:val="565656"/>
          <w:sz w:val="20"/>
          <w:szCs w:val="20"/>
          <w:lang w:eastAsia="en-CA"/>
        </w:rPr>
        <w:t>/24 - /22 preferred, based on the number of desktops and RDS servers</w:t>
      </w:r>
    </w:p>
    <w:p w14:paraId="401499A0" w14:textId="77777777" w:rsidR="001A6D08" w:rsidRPr="001A6D08" w:rsidRDefault="001A6D08" w:rsidP="001A6D08">
      <w:pPr>
        <w:numPr>
          <w:ilvl w:val="0"/>
          <w:numId w:val="7"/>
        </w:numPr>
        <w:shd w:val="clear" w:color="auto" w:fill="FFFFFF"/>
        <w:spacing w:before="144" w:after="100" w:afterAutospacing="1" w:line="240" w:lineRule="auto"/>
        <w:rPr>
          <w:rFonts w:ascii="Arial" w:eastAsia="Times New Roman" w:hAnsi="Arial" w:cs="Arial"/>
          <w:color w:val="565656"/>
          <w:sz w:val="20"/>
          <w:szCs w:val="20"/>
          <w:lang w:eastAsia="en-CA"/>
        </w:rPr>
      </w:pPr>
      <w:r w:rsidRPr="001A6D08">
        <w:rPr>
          <w:rFonts w:ascii="Arial" w:eastAsia="Times New Roman" w:hAnsi="Arial" w:cs="Arial"/>
          <w:color w:val="565656"/>
          <w:sz w:val="20"/>
          <w:szCs w:val="20"/>
          <w:lang w:eastAsia="en-CA"/>
        </w:rPr>
        <w:t>DMZ subnet — /28 minimum when Unified Access Gateway is deployed in the pod's VNet (optional)</w:t>
      </w:r>
    </w:p>
    <w:p w14:paraId="58184715" w14:textId="52BC8029" w:rsidR="001A6D08" w:rsidRPr="00D158C2" w:rsidRDefault="001A6D08">
      <w:pPr>
        <w:shd w:val="clear" w:color="auto" w:fill="FFFFFF"/>
        <w:spacing w:before="144" w:after="100" w:afterAutospacing="1" w:line="240" w:lineRule="auto"/>
        <w:ind w:left="720"/>
        <w:rPr>
          <w:rFonts w:ascii="Arial" w:eastAsia="Times New Roman" w:hAnsi="Arial" w:cs="Arial"/>
          <w:i/>
          <w:iCs/>
          <w:color w:val="565656"/>
          <w:sz w:val="20"/>
          <w:szCs w:val="20"/>
          <w:shd w:val="clear" w:color="auto" w:fill="FFFFFF"/>
          <w:lang w:eastAsia="en-CA"/>
          <w:rPrChange w:id="28" w:author="Barry Willis" w:date="2020-03-25T19:32:00Z">
            <w:rPr>
              <w:rFonts w:ascii="Arial" w:eastAsia="Times New Roman" w:hAnsi="Arial" w:cs="Arial"/>
              <w:color w:val="565656"/>
              <w:sz w:val="20"/>
              <w:szCs w:val="20"/>
              <w:shd w:val="clear" w:color="auto" w:fill="FFFFFF"/>
              <w:lang w:eastAsia="en-CA"/>
            </w:rPr>
          </w:rPrChange>
        </w:rPr>
      </w:pPr>
      <w:r w:rsidRPr="00D158C2">
        <w:rPr>
          <w:rFonts w:ascii="Arial" w:eastAsia="Times New Roman" w:hAnsi="Arial" w:cs="Arial"/>
          <w:i/>
          <w:iCs/>
          <w:color w:val="565656"/>
          <w:sz w:val="20"/>
          <w:szCs w:val="20"/>
          <w:shd w:val="clear" w:color="auto" w:fill="FFFFFF"/>
          <w:lang w:eastAsia="en-CA"/>
          <w:rPrChange w:id="29" w:author="Barry Willis" w:date="2020-03-25T19:32:00Z">
            <w:rPr>
              <w:rFonts w:ascii="Arial" w:eastAsia="Times New Roman" w:hAnsi="Arial" w:cs="Arial"/>
              <w:color w:val="565656"/>
              <w:sz w:val="20"/>
              <w:szCs w:val="20"/>
              <w:shd w:val="clear" w:color="auto" w:fill="FFFFFF"/>
              <w:lang w:eastAsia="en-CA"/>
            </w:rPr>
          </w:rPrChange>
        </w:rPr>
        <w:t>Subnets can either be created manually on the VNet or by Horizon Cloud during deployment. If using manually created subnets, no other resources can be attached.</w:t>
      </w:r>
    </w:p>
    <w:p w14:paraId="248D9464" w14:textId="7A405FF4" w:rsidR="001A6D08" w:rsidRPr="00D158C2" w:rsidRDefault="001A6D08">
      <w:pPr>
        <w:pStyle w:val="ListParagraph"/>
        <w:numPr>
          <w:ilvl w:val="0"/>
          <w:numId w:val="12"/>
        </w:numPr>
        <w:shd w:val="clear" w:color="auto" w:fill="FFFFFF"/>
        <w:spacing w:before="120" w:after="120" w:line="240" w:lineRule="auto"/>
        <w:rPr>
          <w:rFonts w:ascii="Arial" w:eastAsia="Times New Roman" w:hAnsi="Arial" w:cs="Arial"/>
          <w:color w:val="565656"/>
          <w:sz w:val="20"/>
          <w:szCs w:val="20"/>
          <w:lang w:eastAsia="en-CA"/>
          <w:rPrChange w:id="30" w:author="Barry Willis" w:date="2020-03-25T19:34:00Z">
            <w:rPr>
              <w:lang w:eastAsia="en-CA"/>
            </w:rPr>
          </w:rPrChange>
        </w:rPr>
        <w:pPrChange w:id="31" w:author="Barry Willis" w:date="2020-03-25T19:34:00Z">
          <w:pPr>
            <w:shd w:val="clear" w:color="auto" w:fill="FFFFFF"/>
            <w:spacing w:before="144" w:after="100" w:afterAutospacing="1" w:line="240" w:lineRule="auto"/>
          </w:pPr>
        </w:pPrChange>
      </w:pPr>
      <w:r w:rsidRPr="00D158C2">
        <w:rPr>
          <w:rFonts w:ascii="Arial" w:eastAsia="Times New Roman" w:hAnsi="Arial" w:cs="Arial"/>
          <w:color w:val="565656"/>
          <w:sz w:val="20"/>
          <w:szCs w:val="20"/>
          <w:lang w:eastAsia="en-CA"/>
          <w:rPrChange w:id="32" w:author="Barry Willis" w:date="2020-03-25T19:34:00Z">
            <w:rPr>
              <w:lang w:eastAsia="en-CA"/>
            </w:rPr>
          </w:rPrChange>
        </w:rPr>
        <w:t>NTP server or servers available and accessible from the Horizon Cloud pod and Unified Access Gateway instances.</w:t>
      </w:r>
    </w:p>
    <w:p w14:paraId="55D074C3" w14:textId="73074FD9" w:rsidR="001A6D08" w:rsidRPr="00D158C2" w:rsidRDefault="001A6D08">
      <w:pPr>
        <w:pStyle w:val="ListParagraph"/>
        <w:numPr>
          <w:ilvl w:val="0"/>
          <w:numId w:val="12"/>
        </w:numPr>
        <w:shd w:val="clear" w:color="auto" w:fill="FFFFFF"/>
        <w:spacing w:before="120" w:after="120" w:line="240" w:lineRule="auto"/>
        <w:rPr>
          <w:rFonts w:ascii="Arial" w:eastAsia="Times New Roman" w:hAnsi="Arial" w:cs="Arial"/>
          <w:color w:val="565656"/>
          <w:sz w:val="20"/>
          <w:szCs w:val="20"/>
          <w:lang w:eastAsia="en-CA"/>
          <w:rPrChange w:id="33" w:author="Barry Willis" w:date="2020-03-25T19:34:00Z">
            <w:rPr>
              <w:lang w:eastAsia="en-CA"/>
            </w:rPr>
          </w:rPrChange>
        </w:rPr>
        <w:pPrChange w:id="34" w:author="Barry Willis" w:date="2020-03-25T19:34:00Z">
          <w:pPr>
            <w:shd w:val="clear" w:color="auto" w:fill="FFFFFF"/>
            <w:spacing w:before="144" w:after="100" w:afterAutospacing="1" w:line="240" w:lineRule="auto"/>
          </w:pPr>
        </w:pPrChange>
      </w:pPr>
      <w:r w:rsidRPr="00D158C2">
        <w:rPr>
          <w:rFonts w:ascii="Arial" w:eastAsia="Times New Roman" w:hAnsi="Arial" w:cs="Arial"/>
          <w:color w:val="565656"/>
          <w:sz w:val="20"/>
          <w:szCs w:val="20"/>
          <w:lang w:eastAsia="en-CA"/>
          <w:rPrChange w:id="35" w:author="Barry Willis" w:date="2020-03-25T19:34:00Z">
            <w:rPr>
              <w:lang w:eastAsia="en-CA"/>
            </w:rPr>
          </w:rPrChange>
        </w:rPr>
        <w:t>Configure the VNet (Virtual Network) DNS server, pointing to a valid DNS server that can resolve both internal machine names and external names.</w:t>
      </w:r>
    </w:p>
    <w:p w14:paraId="0883A2F9" w14:textId="650CBF69" w:rsidR="001A6D08" w:rsidRPr="00D158C2" w:rsidRDefault="001A6D08">
      <w:pPr>
        <w:pStyle w:val="ListParagraph"/>
        <w:numPr>
          <w:ilvl w:val="0"/>
          <w:numId w:val="12"/>
        </w:numPr>
        <w:shd w:val="clear" w:color="auto" w:fill="FFFFFF"/>
        <w:spacing w:before="120" w:after="120" w:line="240" w:lineRule="auto"/>
        <w:rPr>
          <w:rFonts w:ascii="Arial" w:eastAsia="Times New Roman" w:hAnsi="Arial" w:cs="Arial"/>
          <w:color w:val="565656"/>
          <w:sz w:val="20"/>
          <w:szCs w:val="20"/>
          <w:lang w:eastAsia="en-CA"/>
          <w:rPrChange w:id="36" w:author="Barry Willis" w:date="2020-03-25T19:34:00Z">
            <w:rPr>
              <w:lang w:eastAsia="en-CA"/>
            </w:rPr>
          </w:rPrChange>
        </w:rPr>
        <w:pPrChange w:id="37" w:author="Barry Willis" w:date="2020-03-25T19:34:00Z">
          <w:pPr>
            <w:shd w:val="clear" w:color="auto" w:fill="FFFFFF"/>
            <w:spacing w:before="144" w:after="100" w:afterAutospacing="1" w:line="240" w:lineRule="auto"/>
          </w:pPr>
        </w:pPrChange>
      </w:pPr>
      <w:r w:rsidRPr="00D158C2">
        <w:rPr>
          <w:rFonts w:ascii="Arial" w:eastAsia="Times New Roman" w:hAnsi="Arial" w:cs="Arial"/>
          <w:color w:val="565656"/>
          <w:sz w:val="20"/>
          <w:szCs w:val="20"/>
          <w:lang w:eastAsia="en-CA"/>
          <w:rPrChange w:id="38" w:author="Barry Willis" w:date="2020-03-25T19:34:00Z">
            <w:rPr>
              <w:lang w:eastAsia="en-CA"/>
            </w:rPr>
          </w:rPrChange>
        </w:rPr>
        <w:t>Outbound internet access on the VNet to specific DNS names that must be resolvable and reachable using specific ports and protocols.</w:t>
      </w:r>
    </w:p>
    <w:p w14:paraId="2998446A" w14:textId="458BEB87" w:rsidR="001A6D08" w:rsidRPr="00D158C2" w:rsidRDefault="001A6D08">
      <w:pPr>
        <w:pStyle w:val="ListParagraph"/>
        <w:numPr>
          <w:ilvl w:val="0"/>
          <w:numId w:val="12"/>
        </w:numPr>
        <w:shd w:val="clear" w:color="auto" w:fill="FFFFFF"/>
        <w:spacing w:before="120" w:after="120" w:line="240" w:lineRule="auto"/>
        <w:rPr>
          <w:rFonts w:ascii="Arial" w:eastAsia="Times New Roman" w:hAnsi="Arial" w:cs="Arial"/>
          <w:color w:val="565656"/>
          <w:sz w:val="20"/>
          <w:szCs w:val="20"/>
          <w:lang w:eastAsia="en-CA"/>
          <w:rPrChange w:id="39" w:author="Barry Willis" w:date="2020-03-25T19:34:00Z">
            <w:rPr>
              <w:lang w:eastAsia="en-CA"/>
            </w:rPr>
          </w:rPrChange>
        </w:rPr>
        <w:pPrChange w:id="40" w:author="Barry Willis" w:date="2020-03-25T19:34:00Z">
          <w:pPr>
            <w:shd w:val="clear" w:color="auto" w:fill="FFFFFF"/>
            <w:spacing w:before="144" w:after="100" w:afterAutospacing="1" w:line="240" w:lineRule="auto"/>
          </w:pPr>
        </w:pPrChange>
      </w:pPr>
      <w:r w:rsidRPr="00D158C2">
        <w:rPr>
          <w:rFonts w:ascii="Arial" w:eastAsia="Times New Roman" w:hAnsi="Arial" w:cs="Arial"/>
          <w:color w:val="565656"/>
          <w:sz w:val="20"/>
          <w:szCs w:val="20"/>
          <w:lang w:eastAsia="en-CA"/>
          <w:rPrChange w:id="41" w:author="Barry Willis" w:date="2020-03-25T19:34:00Z">
            <w:rPr>
              <w:lang w:eastAsia="en-CA"/>
            </w:rPr>
          </w:rPrChange>
        </w:rPr>
        <w:t>FQDN for external and or internal user access (Required when deploying a pod with Unified Access Gateway).</w:t>
      </w:r>
    </w:p>
    <w:p w14:paraId="159F4016" w14:textId="0B960F7E" w:rsidR="001A6D08" w:rsidRPr="00D158C2" w:rsidRDefault="001A6D08">
      <w:pPr>
        <w:pStyle w:val="ListParagraph"/>
        <w:numPr>
          <w:ilvl w:val="0"/>
          <w:numId w:val="12"/>
        </w:numPr>
        <w:shd w:val="clear" w:color="auto" w:fill="FFFFFF"/>
        <w:spacing w:before="120" w:after="120" w:line="240" w:lineRule="auto"/>
        <w:rPr>
          <w:rFonts w:ascii="Arial" w:eastAsia="Times New Roman" w:hAnsi="Arial" w:cs="Arial"/>
          <w:color w:val="565656"/>
          <w:sz w:val="20"/>
          <w:szCs w:val="20"/>
          <w:lang w:eastAsia="en-CA"/>
          <w:rPrChange w:id="42" w:author="Barry Willis" w:date="2020-03-25T19:34:00Z">
            <w:rPr>
              <w:lang w:eastAsia="en-CA"/>
            </w:rPr>
          </w:rPrChange>
        </w:rPr>
        <w:pPrChange w:id="43" w:author="Barry Willis" w:date="2020-03-25T19:34:00Z">
          <w:pPr>
            <w:shd w:val="clear" w:color="auto" w:fill="FFFFFF"/>
            <w:spacing w:before="144" w:after="100" w:afterAutospacing="1" w:line="240" w:lineRule="auto"/>
          </w:pPr>
        </w:pPrChange>
      </w:pPr>
      <w:r w:rsidRPr="00D158C2">
        <w:rPr>
          <w:rFonts w:ascii="Arial" w:eastAsia="Times New Roman" w:hAnsi="Arial" w:cs="Arial"/>
          <w:color w:val="565656"/>
          <w:sz w:val="20"/>
          <w:szCs w:val="20"/>
          <w:lang w:eastAsia="en-CA"/>
          <w:rPrChange w:id="44" w:author="Barry Willis" w:date="2020-03-25T19:34:00Z">
            <w:rPr>
              <w:lang w:eastAsia="en-CA"/>
            </w:rPr>
          </w:rPrChange>
        </w:rPr>
        <w:t>Certificate or certificates for Unified Access Gateway in PEM format matching the FQDN </w:t>
      </w:r>
    </w:p>
    <w:p w14:paraId="4A0546A6" w14:textId="2CC61E81" w:rsidR="00FF5EBF" w:rsidRPr="00D158C2" w:rsidRDefault="00FF5EBF">
      <w:pPr>
        <w:pStyle w:val="ListParagraph"/>
        <w:numPr>
          <w:ilvl w:val="0"/>
          <w:numId w:val="12"/>
        </w:numPr>
        <w:shd w:val="clear" w:color="auto" w:fill="FFFFFF"/>
        <w:spacing w:before="120" w:after="120" w:line="240" w:lineRule="auto"/>
        <w:rPr>
          <w:rFonts w:ascii="Arial" w:eastAsia="Times New Roman" w:hAnsi="Arial" w:cs="Arial"/>
          <w:color w:val="565656"/>
          <w:sz w:val="20"/>
          <w:szCs w:val="20"/>
          <w:lang w:eastAsia="en-CA"/>
          <w:rPrChange w:id="45" w:author="Barry Willis" w:date="2020-03-25T19:34:00Z">
            <w:rPr>
              <w:lang w:eastAsia="en-CA"/>
            </w:rPr>
          </w:rPrChange>
        </w:rPr>
        <w:pPrChange w:id="46" w:author="Barry Willis" w:date="2020-03-25T19:34:00Z">
          <w:pPr>
            <w:shd w:val="clear" w:color="auto" w:fill="FFFFFF"/>
            <w:spacing w:before="144" w:after="100" w:afterAutospacing="1" w:line="240" w:lineRule="auto"/>
          </w:pPr>
        </w:pPrChange>
      </w:pPr>
      <w:r w:rsidRPr="00D158C2">
        <w:rPr>
          <w:rFonts w:ascii="Arial" w:eastAsia="Times New Roman" w:hAnsi="Arial" w:cs="Arial"/>
          <w:color w:val="565656"/>
          <w:sz w:val="20"/>
          <w:szCs w:val="20"/>
          <w:lang w:eastAsia="en-CA"/>
          <w:rPrChange w:id="47" w:author="Barry Willis" w:date="2020-03-25T19:34:00Z">
            <w:rPr>
              <w:lang w:eastAsia="en-CA"/>
            </w:rPr>
          </w:rPrChange>
        </w:rPr>
        <w:t>Service principal and authentication key created for each subscription with contributor role assigned on the subscription.</w:t>
      </w:r>
    </w:p>
    <w:p w14:paraId="7ED15735" w14:textId="0C8BD75D" w:rsidR="00E16C8C" w:rsidRPr="00D158C2" w:rsidRDefault="00FF5EBF">
      <w:pPr>
        <w:pStyle w:val="ListParagraph"/>
        <w:numPr>
          <w:ilvl w:val="0"/>
          <w:numId w:val="12"/>
        </w:numPr>
        <w:shd w:val="clear" w:color="auto" w:fill="FFFFFF"/>
        <w:spacing w:before="120" w:after="120" w:line="240" w:lineRule="auto"/>
        <w:rPr>
          <w:rFonts w:ascii="Arial" w:eastAsia="Times New Roman" w:hAnsi="Arial" w:cs="Arial"/>
          <w:color w:val="565656"/>
          <w:sz w:val="20"/>
          <w:szCs w:val="20"/>
          <w:lang w:eastAsia="en-CA"/>
          <w:rPrChange w:id="48" w:author="Barry Willis" w:date="2020-03-25T19:34:00Z">
            <w:rPr>
              <w:lang w:eastAsia="en-CA"/>
            </w:rPr>
          </w:rPrChange>
        </w:rPr>
        <w:pPrChange w:id="49" w:author="Barry Willis" w:date="2020-03-25T19:34:00Z">
          <w:pPr>
            <w:shd w:val="clear" w:color="auto" w:fill="FFFFFF"/>
            <w:spacing w:before="144" w:after="100" w:afterAutospacing="1" w:line="240" w:lineRule="auto"/>
          </w:pPr>
        </w:pPrChange>
      </w:pPr>
      <w:r w:rsidRPr="00D158C2">
        <w:rPr>
          <w:rFonts w:ascii="Arial" w:eastAsia="Times New Roman" w:hAnsi="Arial" w:cs="Arial"/>
          <w:color w:val="565656"/>
          <w:sz w:val="20"/>
          <w:szCs w:val="20"/>
          <w:lang w:eastAsia="en-CA"/>
          <w:rPrChange w:id="50" w:author="Barry Willis" w:date="2020-03-25T19:34:00Z">
            <w:rPr>
              <w:lang w:eastAsia="en-CA"/>
            </w:rPr>
          </w:rPrChange>
        </w:rPr>
        <w:t>Required resource providers registered in each Microsoft Azure subscription. See step 8.b in </w:t>
      </w:r>
      <w:bookmarkStart w:id="51" w:name="&amp;lpos=Tech_Pub_:_content_link_:_GUID-DC0"/>
      <w:r w:rsidRPr="00D158C2">
        <w:rPr>
          <w:rFonts w:ascii="Arial" w:eastAsia="Times New Roman" w:hAnsi="Arial" w:cs="Arial"/>
          <w:color w:val="565656"/>
          <w:sz w:val="20"/>
          <w:szCs w:val="20"/>
          <w:lang w:eastAsia="en-CA"/>
          <w:rPrChange w:id="52" w:author="Barry Willis" w:date="2020-03-25T19:34:00Z">
            <w:rPr>
              <w:lang w:eastAsia="en-CA"/>
            </w:rPr>
          </w:rPrChange>
        </w:rPr>
        <w:fldChar w:fldCharType="begin"/>
      </w:r>
      <w:r w:rsidRPr="00D158C2">
        <w:rPr>
          <w:rFonts w:ascii="Arial" w:eastAsia="Times New Roman" w:hAnsi="Arial" w:cs="Arial"/>
          <w:color w:val="565656"/>
          <w:sz w:val="20"/>
          <w:szCs w:val="20"/>
          <w:lang w:eastAsia="en-CA"/>
          <w:rPrChange w:id="53" w:author="Barry Willis" w:date="2020-03-25T19:34:00Z">
            <w:rPr>
              <w:lang w:eastAsia="en-CA"/>
            </w:rPr>
          </w:rPrChange>
        </w:rPr>
        <w:instrText xml:space="preserve"> HYPERLINK "https://docs.vmware.com/en/VMware-Horizon-Cloud-Service/services/hzncloudmsazure.getstarted15/GUID-DC011997-CE9E-4B38-9C4F-57104226218C.html" \t "_blank" </w:instrText>
      </w:r>
      <w:r w:rsidRPr="00D158C2">
        <w:rPr>
          <w:rFonts w:ascii="Arial" w:eastAsia="Times New Roman" w:hAnsi="Arial" w:cs="Arial"/>
          <w:color w:val="565656"/>
          <w:sz w:val="20"/>
          <w:szCs w:val="20"/>
          <w:lang w:eastAsia="en-CA"/>
          <w:rPrChange w:id="54" w:author="Barry Willis" w:date="2020-03-25T19:34:00Z">
            <w:rPr>
              <w:lang w:eastAsia="en-CA"/>
            </w:rPr>
          </w:rPrChange>
        </w:rPr>
        <w:fldChar w:fldCharType="separate"/>
      </w:r>
      <w:r w:rsidRPr="00D158C2">
        <w:rPr>
          <w:rStyle w:val="Hyperlink"/>
          <w:rFonts w:ascii="Arial" w:eastAsia="Times New Roman" w:hAnsi="Arial" w:cs="Arial"/>
          <w:sz w:val="20"/>
          <w:szCs w:val="20"/>
          <w:lang w:eastAsia="en-CA"/>
        </w:rPr>
        <w:t>Create the Required Service Principal Needed by the Horizon Cloud Pod Deployer by Creating an Application Registration</w:t>
      </w:r>
      <w:r w:rsidRPr="00D158C2">
        <w:rPr>
          <w:rFonts w:ascii="Arial" w:eastAsia="Times New Roman" w:hAnsi="Arial" w:cs="Arial"/>
          <w:color w:val="565656"/>
          <w:sz w:val="20"/>
          <w:szCs w:val="20"/>
          <w:lang w:eastAsia="en-CA"/>
          <w:rPrChange w:id="55" w:author="Barry Willis" w:date="2020-03-25T19:34:00Z">
            <w:rPr>
              <w:lang w:eastAsia="en-CA"/>
            </w:rPr>
          </w:rPrChange>
        </w:rPr>
        <w:fldChar w:fldCharType="end"/>
      </w:r>
      <w:bookmarkEnd w:id="51"/>
      <w:r w:rsidRPr="00D158C2">
        <w:rPr>
          <w:rFonts w:ascii="Arial" w:eastAsia="Times New Roman" w:hAnsi="Arial" w:cs="Arial"/>
          <w:color w:val="565656"/>
          <w:sz w:val="20"/>
          <w:szCs w:val="20"/>
          <w:lang w:eastAsia="en-CA"/>
          <w:rPrChange w:id="56" w:author="Barry Willis" w:date="2020-03-25T19:34:00Z">
            <w:rPr>
              <w:lang w:eastAsia="en-CA"/>
            </w:rPr>
          </w:rPrChange>
        </w:rPr>
        <w:t>.</w:t>
      </w:r>
    </w:p>
    <w:p w14:paraId="226F1C9A" w14:textId="77777777" w:rsidR="00D158C2" w:rsidRDefault="00D158C2">
      <w:pPr>
        <w:rPr>
          <w:ins w:id="57" w:author="Barry Willis" w:date="2020-03-25T19:34:00Z"/>
          <w:rFonts w:asciiTheme="majorHAnsi" w:eastAsiaTheme="majorEastAsia" w:hAnsiTheme="majorHAnsi" w:cstheme="majorBidi"/>
          <w:color w:val="2F5496" w:themeColor="accent1" w:themeShade="BF"/>
          <w:sz w:val="32"/>
          <w:szCs w:val="32"/>
          <w:lang w:val="en-US"/>
        </w:rPr>
      </w:pPr>
      <w:ins w:id="58" w:author="Barry Willis" w:date="2020-03-25T19:34:00Z">
        <w:r>
          <w:rPr>
            <w:lang w:val="en-US"/>
          </w:rPr>
          <w:br w:type="page"/>
        </w:r>
      </w:ins>
    </w:p>
    <w:p w14:paraId="1E3423EB" w14:textId="65B9C2B2" w:rsidR="001A6D08" w:rsidRPr="00BC5A17" w:rsidRDefault="00E16C8C" w:rsidP="00BC5A17">
      <w:pPr>
        <w:pStyle w:val="Heading1"/>
        <w:rPr>
          <w:lang w:val="en-US"/>
        </w:rPr>
      </w:pPr>
      <w:r w:rsidRPr="00BC5A17">
        <w:rPr>
          <w:lang w:val="en-US"/>
        </w:rPr>
        <w:lastRenderedPageBreak/>
        <w:t>Architecture Overview</w:t>
      </w:r>
    </w:p>
    <w:p w14:paraId="61777B6A" w14:textId="77777777" w:rsidR="00645F1A" w:rsidRDefault="00645F1A" w:rsidP="00645F1A">
      <w:pPr>
        <w:pStyle w:val="ListParagraph"/>
        <w:rPr>
          <w:lang w:val="en-US"/>
        </w:rPr>
      </w:pPr>
    </w:p>
    <w:p w14:paraId="255B72DD" w14:textId="140DFC11" w:rsidR="00E16C8C" w:rsidRPr="00BC5A17" w:rsidRDefault="00E836D9">
      <w:pPr>
        <w:rPr>
          <w:lang w:val="en-US"/>
        </w:rPr>
        <w:pPrChange w:id="59" w:author="Barry Willis" w:date="2020-03-25T19:27:00Z">
          <w:pPr>
            <w:pStyle w:val="ListParagraph"/>
          </w:pPr>
        </w:pPrChange>
      </w:pPr>
      <w:r w:rsidRPr="00BC5A17">
        <w:rPr>
          <w:lang w:val="en-US"/>
        </w:rPr>
        <w:t xml:space="preserve">In a typical deployment of HCoA, </w:t>
      </w:r>
      <w:r w:rsidR="000D6DC0" w:rsidRPr="00BC5A17">
        <w:rPr>
          <w:lang w:val="en-US"/>
        </w:rPr>
        <w:t>these</w:t>
      </w:r>
      <w:r w:rsidRPr="00BC5A17">
        <w:rPr>
          <w:lang w:val="en-US"/>
        </w:rPr>
        <w:t xml:space="preserve"> are the components</w:t>
      </w:r>
      <w:r w:rsidR="00645F1A" w:rsidRPr="00BC5A17">
        <w:rPr>
          <w:lang w:val="en-US"/>
        </w:rPr>
        <w:t>:</w:t>
      </w:r>
    </w:p>
    <w:p w14:paraId="15465FC5" w14:textId="77777777" w:rsidR="00E16C8C" w:rsidRDefault="00E16C8C" w:rsidP="00E16C8C">
      <w:pPr>
        <w:pStyle w:val="ListParagraph"/>
        <w:rPr>
          <w:lang w:val="en-US"/>
        </w:rPr>
      </w:pPr>
    </w:p>
    <w:p w14:paraId="0755CEBD" w14:textId="37B1F979" w:rsidR="00E16C8C" w:rsidRDefault="00E16C8C">
      <w:pPr>
        <w:pStyle w:val="ListParagraph"/>
        <w:ind w:left="0"/>
        <w:rPr>
          <w:lang w:val="en-US"/>
        </w:rPr>
        <w:pPrChange w:id="60" w:author="Barry Willis" w:date="2020-03-25T19:27:00Z">
          <w:pPr>
            <w:pStyle w:val="ListParagraph"/>
          </w:pPr>
        </w:pPrChange>
      </w:pPr>
      <w:r>
        <w:rPr>
          <w:noProof/>
        </w:rPr>
        <w:drawing>
          <wp:inline distT="0" distB="0" distL="0" distR="0" wp14:anchorId="41BC6302" wp14:editId="0FE92569">
            <wp:extent cx="5895974" cy="2857500"/>
            <wp:effectExtent l="0" t="0" r="0" b="0"/>
            <wp:docPr id="30" name="Picture 3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1957" cy="2889479"/>
                    </a:xfrm>
                    <a:prstGeom prst="rect">
                      <a:avLst/>
                    </a:prstGeom>
                    <a:noFill/>
                    <a:ln>
                      <a:noFill/>
                    </a:ln>
                  </pic:spPr>
                </pic:pic>
              </a:graphicData>
            </a:graphic>
          </wp:inline>
        </w:drawing>
      </w:r>
    </w:p>
    <w:p w14:paraId="69F1974F" w14:textId="7446B306" w:rsidR="00FF5EBF" w:rsidRDefault="00FF5EBF" w:rsidP="001A6D08">
      <w:pPr>
        <w:pStyle w:val="ListParagraph"/>
        <w:rPr>
          <w:lang w:val="en-US"/>
        </w:rPr>
      </w:pPr>
    </w:p>
    <w:p w14:paraId="574EDAA6" w14:textId="0726FAAF" w:rsidR="00FF5EBF" w:rsidRDefault="00FF5EBF" w:rsidP="001A6D08">
      <w:pPr>
        <w:pStyle w:val="ListParagraph"/>
        <w:rPr>
          <w:lang w:val="en-US"/>
        </w:rPr>
      </w:pPr>
    </w:p>
    <w:p w14:paraId="3524115D" w14:textId="4A147C12" w:rsidR="00FF5EBF" w:rsidRDefault="00FF5EBF" w:rsidP="00FF5EBF">
      <w:pPr>
        <w:pStyle w:val="ListParagraph"/>
        <w:rPr>
          <w:lang w:val="en-US"/>
        </w:rPr>
      </w:pPr>
    </w:p>
    <w:p w14:paraId="0EE88CFE" w14:textId="0A75A692" w:rsidR="00FF5EBF" w:rsidRDefault="00FF5EBF" w:rsidP="00FF5EBF">
      <w:pPr>
        <w:pStyle w:val="ListParagraph"/>
        <w:rPr>
          <w:lang w:val="en-US"/>
        </w:rPr>
      </w:pPr>
    </w:p>
    <w:p w14:paraId="5E83EEA7" w14:textId="06675EAE" w:rsidR="00FF5EBF" w:rsidRDefault="00FF5EBF" w:rsidP="00FF5EBF">
      <w:pPr>
        <w:pStyle w:val="ListParagraph"/>
        <w:rPr>
          <w:lang w:val="en-US"/>
        </w:rPr>
      </w:pPr>
    </w:p>
    <w:p w14:paraId="46A7DCCD" w14:textId="30CE8907" w:rsidR="00FF5EBF" w:rsidRDefault="00FF5EBF" w:rsidP="00FF5EBF">
      <w:pPr>
        <w:pStyle w:val="ListParagraph"/>
        <w:rPr>
          <w:lang w:val="en-US"/>
        </w:rPr>
      </w:pPr>
    </w:p>
    <w:p w14:paraId="7E6BA23D" w14:textId="023BF00E" w:rsidR="00FF5EBF" w:rsidRDefault="00FF5EBF" w:rsidP="00FF5EBF">
      <w:pPr>
        <w:pStyle w:val="ListParagraph"/>
        <w:rPr>
          <w:lang w:val="en-US"/>
        </w:rPr>
      </w:pPr>
    </w:p>
    <w:p w14:paraId="50750028" w14:textId="3393EBC8" w:rsidR="00FF5EBF" w:rsidRDefault="00FF5EBF" w:rsidP="00FF5EBF">
      <w:pPr>
        <w:pStyle w:val="ListParagraph"/>
        <w:rPr>
          <w:lang w:val="en-US"/>
        </w:rPr>
      </w:pPr>
    </w:p>
    <w:p w14:paraId="4CC91BB1" w14:textId="5A382C71" w:rsidR="00FF5EBF" w:rsidRDefault="00FF5EBF" w:rsidP="00FF5EBF">
      <w:pPr>
        <w:pStyle w:val="ListParagraph"/>
        <w:rPr>
          <w:lang w:val="en-US"/>
        </w:rPr>
      </w:pPr>
    </w:p>
    <w:p w14:paraId="380DCE68" w14:textId="04B44014" w:rsidR="00FF5EBF" w:rsidRDefault="00FF5EBF" w:rsidP="00FF5EBF">
      <w:pPr>
        <w:pStyle w:val="ListParagraph"/>
        <w:rPr>
          <w:lang w:val="en-US"/>
        </w:rPr>
      </w:pPr>
    </w:p>
    <w:p w14:paraId="120B0002" w14:textId="4B0BFDCE" w:rsidR="00FF5EBF" w:rsidRDefault="00FF5EBF" w:rsidP="00FF5EBF">
      <w:pPr>
        <w:pStyle w:val="ListParagraph"/>
        <w:rPr>
          <w:lang w:val="en-US"/>
        </w:rPr>
      </w:pPr>
    </w:p>
    <w:p w14:paraId="014326B4" w14:textId="77777777" w:rsidR="006C7151" w:rsidRDefault="006C7151" w:rsidP="00FF5EBF">
      <w:pPr>
        <w:pStyle w:val="ListParagraph"/>
        <w:rPr>
          <w:lang w:val="en-US"/>
        </w:rPr>
      </w:pPr>
    </w:p>
    <w:p w14:paraId="45093DCA" w14:textId="77777777" w:rsidR="006C7151" w:rsidRDefault="006C7151" w:rsidP="00FF5EBF">
      <w:pPr>
        <w:pStyle w:val="ListParagraph"/>
        <w:rPr>
          <w:lang w:val="en-US"/>
        </w:rPr>
      </w:pPr>
    </w:p>
    <w:p w14:paraId="6A544C76" w14:textId="77777777" w:rsidR="006C7151" w:rsidRDefault="006C7151" w:rsidP="00FF5EBF">
      <w:pPr>
        <w:pStyle w:val="ListParagraph"/>
        <w:rPr>
          <w:lang w:val="en-US"/>
        </w:rPr>
      </w:pPr>
    </w:p>
    <w:p w14:paraId="6C72A620" w14:textId="77777777" w:rsidR="006C7151" w:rsidRDefault="006C7151" w:rsidP="00FF5EBF">
      <w:pPr>
        <w:pStyle w:val="ListParagraph"/>
        <w:rPr>
          <w:lang w:val="en-US"/>
        </w:rPr>
      </w:pPr>
    </w:p>
    <w:p w14:paraId="394C2C48" w14:textId="77777777" w:rsidR="006C7151" w:rsidRDefault="006C7151" w:rsidP="00FF5EBF">
      <w:pPr>
        <w:pStyle w:val="ListParagraph"/>
        <w:rPr>
          <w:lang w:val="en-US"/>
        </w:rPr>
      </w:pPr>
    </w:p>
    <w:p w14:paraId="7FF885D1" w14:textId="77777777" w:rsidR="006C7151" w:rsidRDefault="006C7151" w:rsidP="00FF5EBF">
      <w:pPr>
        <w:pStyle w:val="ListParagraph"/>
        <w:rPr>
          <w:lang w:val="en-US"/>
        </w:rPr>
      </w:pPr>
    </w:p>
    <w:p w14:paraId="3DB75A04" w14:textId="77777777" w:rsidR="006C7151" w:rsidRDefault="006C7151" w:rsidP="00FF5EBF">
      <w:pPr>
        <w:pStyle w:val="ListParagraph"/>
        <w:rPr>
          <w:lang w:val="en-US"/>
        </w:rPr>
      </w:pPr>
    </w:p>
    <w:p w14:paraId="634FA421" w14:textId="77777777" w:rsidR="006C7151" w:rsidRDefault="006C7151" w:rsidP="00FF5EBF">
      <w:pPr>
        <w:pStyle w:val="ListParagraph"/>
        <w:rPr>
          <w:lang w:val="en-US"/>
        </w:rPr>
      </w:pPr>
    </w:p>
    <w:p w14:paraId="36C2D54B" w14:textId="77777777" w:rsidR="006C7151" w:rsidRDefault="006C7151" w:rsidP="00FF5EBF">
      <w:pPr>
        <w:pStyle w:val="ListParagraph"/>
        <w:rPr>
          <w:lang w:val="en-US"/>
        </w:rPr>
      </w:pPr>
    </w:p>
    <w:p w14:paraId="5767F157" w14:textId="77777777" w:rsidR="00100215" w:rsidRDefault="00100215" w:rsidP="00100215">
      <w:pPr>
        <w:rPr>
          <w:ins w:id="61" w:author="Niall Currid" w:date="2020-03-25T20:09:00Z"/>
          <w:lang w:val="en-US"/>
        </w:rPr>
      </w:pPr>
    </w:p>
    <w:p w14:paraId="7978634C" w14:textId="77777777" w:rsidR="00100215" w:rsidRDefault="00100215" w:rsidP="00100215">
      <w:pPr>
        <w:rPr>
          <w:ins w:id="62" w:author="Niall Currid" w:date="2020-03-25T20:09:00Z"/>
          <w:lang w:val="en-US"/>
        </w:rPr>
      </w:pPr>
    </w:p>
    <w:p w14:paraId="69ECB571" w14:textId="49A27BE9" w:rsidR="001A6D08" w:rsidRDefault="001A6D08" w:rsidP="00100215">
      <w:pPr>
        <w:rPr>
          <w:lang w:val="en-US"/>
        </w:rPr>
        <w:pPrChange w:id="63" w:author="Niall Currid" w:date="2020-03-25T20:09:00Z">
          <w:pPr>
            <w:pStyle w:val="Heading1"/>
          </w:pPr>
        </w:pPrChange>
      </w:pPr>
      <w:r>
        <w:rPr>
          <w:lang w:val="en-US"/>
        </w:rPr>
        <w:lastRenderedPageBreak/>
        <w:t>Begin Deployment</w:t>
      </w:r>
    </w:p>
    <w:p w14:paraId="5B9E39CC" w14:textId="601C2152" w:rsidR="001A6D08" w:rsidRDefault="001A6D08" w:rsidP="001A6D08">
      <w:pPr>
        <w:pStyle w:val="ListParagraph"/>
        <w:rPr>
          <w:lang w:val="en-US"/>
        </w:rPr>
      </w:pPr>
    </w:p>
    <w:p w14:paraId="417AD5C7" w14:textId="77777777" w:rsidR="001A6D08" w:rsidRDefault="001A6D08">
      <w:pPr>
        <w:pStyle w:val="ListParagraph"/>
        <w:numPr>
          <w:ilvl w:val="0"/>
          <w:numId w:val="13"/>
        </w:numPr>
        <w:rPr>
          <w:lang w:val="en-US"/>
        </w:rPr>
        <w:pPrChange w:id="64" w:author="Barry Willis" w:date="2020-03-25T19:35:00Z">
          <w:pPr>
            <w:pStyle w:val="ListParagraph"/>
            <w:numPr>
              <w:numId w:val="10"/>
            </w:numPr>
            <w:ind w:left="360" w:hanging="360"/>
          </w:pPr>
        </w:pPrChange>
      </w:pPr>
      <w:r>
        <w:rPr>
          <w:lang w:val="en-US"/>
        </w:rPr>
        <w:t>Log into the Horizon Cloud Portal:</w:t>
      </w:r>
    </w:p>
    <w:p w14:paraId="46383EF5" w14:textId="100AAF43" w:rsidR="001A6D08" w:rsidRDefault="0088527B">
      <w:pPr>
        <w:pStyle w:val="ListParagraph"/>
        <w:numPr>
          <w:ilvl w:val="1"/>
          <w:numId w:val="13"/>
        </w:numPr>
        <w:pPrChange w:id="65" w:author="Barry Willis" w:date="2020-03-25T19:35:00Z">
          <w:pPr>
            <w:pStyle w:val="ListParagraph"/>
            <w:ind w:left="1440"/>
          </w:pPr>
        </w:pPrChange>
      </w:pPr>
      <w:r>
        <w:fldChar w:fldCharType="begin"/>
      </w:r>
      <w:r>
        <w:instrText xml:space="preserve"> HYPERLINK "https://cloud.horizon.vmware.com/login2/login?redirect_uri=%2Fhorizonadmin%2F%23%2Flogin" </w:instrText>
      </w:r>
      <w:r>
        <w:fldChar w:fldCharType="separate"/>
      </w:r>
      <w:r w:rsidR="001A6D08">
        <w:rPr>
          <w:rStyle w:val="Hyperlink"/>
        </w:rPr>
        <w:t>VMware Horizon portal</w:t>
      </w:r>
      <w:r>
        <w:rPr>
          <w:rStyle w:val="Hyperlink"/>
        </w:rPr>
        <w:fldChar w:fldCharType="end"/>
      </w:r>
    </w:p>
    <w:p w14:paraId="10244C31" w14:textId="4F480FE7" w:rsidR="00180B4A" w:rsidRPr="005E3388" w:rsidRDefault="00180B4A">
      <w:pPr>
        <w:pStyle w:val="ListParagraph"/>
        <w:numPr>
          <w:ilvl w:val="1"/>
          <w:numId w:val="13"/>
        </w:numPr>
        <w:rPr>
          <w:i/>
          <w:iCs/>
        </w:rPr>
        <w:pPrChange w:id="66" w:author="Barry Willis" w:date="2020-03-25T19:35:00Z">
          <w:pPr>
            <w:pStyle w:val="ListParagraph"/>
            <w:ind w:left="1440"/>
          </w:pPr>
        </w:pPrChange>
      </w:pPr>
      <w:r w:rsidRPr="005E3388">
        <w:rPr>
          <w:i/>
          <w:iCs/>
        </w:rPr>
        <w:t xml:space="preserve">If you do not have an account, signup </w:t>
      </w:r>
      <w:r w:rsidR="0088527B">
        <w:fldChar w:fldCharType="begin"/>
      </w:r>
      <w:r w:rsidR="0088527B">
        <w:instrText xml:space="preserve"> HYPERLINK "https://www.vmware.com/horizon-cloud-on-microsoft-azure-trial.html" </w:instrText>
      </w:r>
      <w:r w:rsidR="0088527B">
        <w:fldChar w:fldCharType="separate"/>
      </w:r>
      <w:r w:rsidRPr="005E3388">
        <w:rPr>
          <w:rStyle w:val="Hyperlink"/>
          <w:i/>
          <w:iCs/>
        </w:rPr>
        <w:t>here</w:t>
      </w:r>
      <w:r w:rsidR="0088527B">
        <w:rPr>
          <w:rStyle w:val="Hyperlink"/>
          <w:i/>
          <w:iCs/>
        </w:rPr>
        <w:fldChar w:fldCharType="end"/>
      </w:r>
      <w:r w:rsidRPr="005E3388">
        <w:rPr>
          <w:i/>
          <w:iCs/>
        </w:rPr>
        <w:t xml:space="preserve"> for a 45 day trial</w:t>
      </w:r>
    </w:p>
    <w:p w14:paraId="41D92A01" w14:textId="77777777" w:rsidR="001A6D08" w:rsidRPr="00A4061C" w:rsidRDefault="001A6D08">
      <w:pPr>
        <w:pStyle w:val="ListParagraph"/>
        <w:ind w:left="0"/>
        <w:rPr>
          <w:lang w:val="en-US"/>
        </w:rPr>
        <w:pPrChange w:id="67" w:author="Barry Willis" w:date="2020-03-25T19:35:00Z">
          <w:pPr>
            <w:pStyle w:val="ListParagraph"/>
          </w:pPr>
        </w:pPrChange>
      </w:pPr>
    </w:p>
    <w:p w14:paraId="2AF0A213" w14:textId="552E17B5" w:rsidR="00A4061C" w:rsidRDefault="00A4061C">
      <w:pPr>
        <w:pStyle w:val="ListParagraph"/>
        <w:numPr>
          <w:ilvl w:val="0"/>
          <w:numId w:val="13"/>
        </w:numPr>
        <w:rPr>
          <w:lang w:val="en-US"/>
        </w:rPr>
        <w:pPrChange w:id="68" w:author="Barry Willis" w:date="2020-03-25T19:35:00Z">
          <w:pPr>
            <w:pStyle w:val="ListParagraph"/>
            <w:numPr>
              <w:numId w:val="10"/>
            </w:numPr>
            <w:ind w:left="360" w:hanging="360"/>
          </w:pPr>
        </w:pPrChange>
      </w:pPr>
      <w:r>
        <w:rPr>
          <w:lang w:val="en-US"/>
        </w:rPr>
        <w:t>After logging in successfully, you will receive the following screen:</w:t>
      </w:r>
    </w:p>
    <w:p w14:paraId="645063A7" w14:textId="77777777" w:rsidR="00FF5EBF" w:rsidRDefault="00FF5EBF" w:rsidP="00FF5EBF">
      <w:pPr>
        <w:pStyle w:val="ListParagraph"/>
        <w:rPr>
          <w:lang w:val="en-US"/>
        </w:rPr>
      </w:pPr>
    </w:p>
    <w:p w14:paraId="17DC87B4" w14:textId="5DBAFCD3" w:rsidR="00A4061C" w:rsidRDefault="00A4061C" w:rsidP="00A4061C">
      <w:pPr>
        <w:pStyle w:val="ListParagraph"/>
        <w:rPr>
          <w:lang w:val="en-US"/>
        </w:rPr>
      </w:pPr>
      <w:r>
        <w:rPr>
          <w:noProof/>
        </w:rPr>
        <w:drawing>
          <wp:inline distT="0" distB="0" distL="0" distR="0" wp14:anchorId="1D626293" wp14:editId="47239C84">
            <wp:extent cx="5585590" cy="21399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4218" cy="2147087"/>
                    </a:xfrm>
                    <a:prstGeom prst="rect">
                      <a:avLst/>
                    </a:prstGeom>
                  </pic:spPr>
                </pic:pic>
              </a:graphicData>
            </a:graphic>
          </wp:inline>
        </w:drawing>
      </w:r>
    </w:p>
    <w:p w14:paraId="3144E0D9" w14:textId="77777777" w:rsidR="00DD24A0" w:rsidRDefault="00DD24A0" w:rsidP="00A4061C">
      <w:pPr>
        <w:pStyle w:val="ListParagraph"/>
        <w:rPr>
          <w:lang w:val="en-US"/>
        </w:rPr>
      </w:pPr>
    </w:p>
    <w:p w14:paraId="5CDBF73E" w14:textId="5A26B910" w:rsidR="00DD24A0" w:rsidRDefault="00DD24A0" w:rsidP="00DD24A0">
      <w:pPr>
        <w:pStyle w:val="Heading1"/>
        <w:rPr>
          <w:lang w:val="en-US"/>
        </w:rPr>
      </w:pPr>
      <w:r>
        <w:rPr>
          <w:lang w:val="en-US"/>
        </w:rPr>
        <w:t>Add Capacity</w:t>
      </w:r>
    </w:p>
    <w:p w14:paraId="2AFDE30C" w14:textId="77777777" w:rsidR="005E3388" w:rsidRDefault="005E3388" w:rsidP="00A4061C">
      <w:pPr>
        <w:pStyle w:val="ListParagraph"/>
        <w:rPr>
          <w:lang w:val="en-US"/>
        </w:rPr>
      </w:pPr>
    </w:p>
    <w:p w14:paraId="69820FCE" w14:textId="165235F0" w:rsidR="00A4061C" w:rsidRDefault="00A4061C" w:rsidP="00585094">
      <w:pPr>
        <w:pStyle w:val="ListParagraph"/>
        <w:numPr>
          <w:ilvl w:val="0"/>
          <w:numId w:val="10"/>
        </w:numPr>
        <w:rPr>
          <w:lang w:val="en-US"/>
        </w:rPr>
      </w:pPr>
      <w:r>
        <w:rPr>
          <w:lang w:val="en-US"/>
        </w:rPr>
        <w:t xml:space="preserve">Select the ADD button to the right, and you will be </w:t>
      </w:r>
      <w:r w:rsidR="005E3388">
        <w:rPr>
          <w:lang w:val="en-US"/>
        </w:rPr>
        <w:t>prompted</w:t>
      </w:r>
      <w:r>
        <w:rPr>
          <w:lang w:val="en-US"/>
        </w:rPr>
        <w:t xml:space="preserve"> to select the cloud – (Please) Select Azure</w:t>
      </w:r>
    </w:p>
    <w:p w14:paraId="76374E4D" w14:textId="4154B3EE" w:rsidR="00A4061C" w:rsidRDefault="00A4061C" w:rsidP="00A4061C">
      <w:pPr>
        <w:pStyle w:val="ListParagraph"/>
        <w:rPr>
          <w:lang w:val="en-US"/>
        </w:rPr>
      </w:pPr>
      <w:r>
        <w:rPr>
          <w:noProof/>
        </w:rPr>
        <w:drawing>
          <wp:inline distT="0" distB="0" distL="0" distR="0" wp14:anchorId="6B7CC331" wp14:editId="43209CD9">
            <wp:extent cx="5579193" cy="281940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075" cy="2830963"/>
                    </a:xfrm>
                    <a:prstGeom prst="rect">
                      <a:avLst/>
                    </a:prstGeom>
                  </pic:spPr>
                </pic:pic>
              </a:graphicData>
            </a:graphic>
          </wp:inline>
        </w:drawing>
      </w:r>
    </w:p>
    <w:p w14:paraId="6987817B" w14:textId="34DACE39" w:rsidR="00A4061C" w:rsidRDefault="00A4061C" w:rsidP="00A4061C">
      <w:pPr>
        <w:pStyle w:val="ListParagraph"/>
        <w:rPr>
          <w:lang w:val="en-US"/>
        </w:rPr>
      </w:pPr>
    </w:p>
    <w:p w14:paraId="70BD506F" w14:textId="77777777" w:rsidR="00A4061C" w:rsidRPr="00DD24A0" w:rsidRDefault="00A4061C" w:rsidP="00DD24A0">
      <w:pPr>
        <w:rPr>
          <w:lang w:val="en-US"/>
        </w:rPr>
      </w:pPr>
    </w:p>
    <w:p w14:paraId="55840053" w14:textId="186F79FB" w:rsidR="00A4061C" w:rsidRDefault="00A4061C" w:rsidP="00585094">
      <w:pPr>
        <w:pStyle w:val="ListParagraph"/>
        <w:numPr>
          <w:ilvl w:val="0"/>
          <w:numId w:val="10"/>
        </w:numPr>
        <w:rPr>
          <w:lang w:val="en-US"/>
        </w:rPr>
      </w:pPr>
      <w:r>
        <w:rPr>
          <w:lang w:val="en-US"/>
        </w:rPr>
        <w:lastRenderedPageBreak/>
        <w:t xml:space="preserve">Next, you’ll be prompted for your subscription details, Azure AD Tenant ID and the application ID that you setup in the prerequisites. </w:t>
      </w:r>
      <w:r w:rsidR="00EA647E">
        <w:rPr>
          <w:lang w:val="en-US"/>
        </w:rPr>
        <w:t>Complete all fields and click ADD.</w:t>
      </w:r>
    </w:p>
    <w:p w14:paraId="1AD0964E" w14:textId="442267D2" w:rsidR="00A4061C" w:rsidRDefault="00A4061C" w:rsidP="00A4061C">
      <w:pPr>
        <w:pStyle w:val="ListParagraph"/>
        <w:rPr>
          <w:lang w:val="en-US"/>
        </w:rPr>
      </w:pPr>
      <w:r>
        <w:rPr>
          <w:noProof/>
        </w:rPr>
        <w:drawing>
          <wp:inline distT="0" distB="0" distL="0" distR="0" wp14:anchorId="5843ED73" wp14:editId="47A5DE79">
            <wp:extent cx="5943600" cy="517525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75250"/>
                    </a:xfrm>
                    <a:prstGeom prst="rect">
                      <a:avLst/>
                    </a:prstGeom>
                  </pic:spPr>
                </pic:pic>
              </a:graphicData>
            </a:graphic>
          </wp:inline>
        </w:drawing>
      </w:r>
    </w:p>
    <w:p w14:paraId="76F5C19F" w14:textId="4D11E4E6" w:rsidR="009D246C" w:rsidRDefault="009D246C" w:rsidP="00A4061C">
      <w:pPr>
        <w:pStyle w:val="ListParagraph"/>
        <w:rPr>
          <w:lang w:val="en-US"/>
        </w:rPr>
      </w:pPr>
    </w:p>
    <w:p w14:paraId="42873A60" w14:textId="58D74127" w:rsidR="009D246C" w:rsidRDefault="009D246C" w:rsidP="00A4061C">
      <w:pPr>
        <w:pStyle w:val="ListParagraph"/>
        <w:rPr>
          <w:lang w:val="en-US"/>
        </w:rPr>
      </w:pPr>
    </w:p>
    <w:p w14:paraId="54EB4B8F" w14:textId="61BE9758" w:rsidR="009D246C" w:rsidRDefault="009D246C" w:rsidP="00A4061C">
      <w:pPr>
        <w:pStyle w:val="ListParagraph"/>
        <w:rPr>
          <w:lang w:val="en-US"/>
        </w:rPr>
      </w:pPr>
    </w:p>
    <w:p w14:paraId="67C10879" w14:textId="736EED4F" w:rsidR="009D246C" w:rsidRDefault="009D246C" w:rsidP="00A4061C">
      <w:pPr>
        <w:pStyle w:val="ListParagraph"/>
        <w:rPr>
          <w:lang w:val="en-US"/>
        </w:rPr>
      </w:pPr>
    </w:p>
    <w:p w14:paraId="0192EA5C" w14:textId="7C358C3B" w:rsidR="009D246C" w:rsidRDefault="009D246C" w:rsidP="00A4061C">
      <w:pPr>
        <w:pStyle w:val="ListParagraph"/>
        <w:rPr>
          <w:lang w:val="en-US"/>
        </w:rPr>
      </w:pPr>
    </w:p>
    <w:p w14:paraId="2D51B836" w14:textId="3314A98A" w:rsidR="009D246C" w:rsidRDefault="009D246C" w:rsidP="00A4061C">
      <w:pPr>
        <w:pStyle w:val="ListParagraph"/>
        <w:rPr>
          <w:lang w:val="en-US"/>
        </w:rPr>
      </w:pPr>
    </w:p>
    <w:p w14:paraId="3AB8D645" w14:textId="6000E550" w:rsidR="009D246C" w:rsidRDefault="009D246C" w:rsidP="00A4061C">
      <w:pPr>
        <w:pStyle w:val="ListParagraph"/>
        <w:rPr>
          <w:lang w:val="en-US"/>
        </w:rPr>
      </w:pPr>
    </w:p>
    <w:p w14:paraId="1D6A1C82" w14:textId="0AD47707" w:rsidR="009D246C" w:rsidRDefault="009D246C" w:rsidP="00A4061C">
      <w:pPr>
        <w:pStyle w:val="ListParagraph"/>
        <w:rPr>
          <w:lang w:val="en-US"/>
        </w:rPr>
      </w:pPr>
    </w:p>
    <w:p w14:paraId="13E70C2E" w14:textId="21CB02E0" w:rsidR="009D246C" w:rsidRDefault="009D246C" w:rsidP="00A4061C">
      <w:pPr>
        <w:pStyle w:val="ListParagraph"/>
        <w:rPr>
          <w:lang w:val="en-US"/>
        </w:rPr>
      </w:pPr>
    </w:p>
    <w:p w14:paraId="043A0DC4" w14:textId="422EC922" w:rsidR="009D246C" w:rsidRDefault="009D246C" w:rsidP="00A4061C">
      <w:pPr>
        <w:pStyle w:val="ListParagraph"/>
        <w:rPr>
          <w:lang w:val="en-US"/>
        </w:rPr>
      </w:pPr>
    </w:p>
    <w:p w14:paraId="17E6E848" w14:textId="7E089B79" w:rsidR="009D246C" w:rsidRDefault="009D246C" w:rsidP="00A4061C">
      <w:pPr>
        <w:pStyle w:val="ListParagraph"/>
        <w:rPr>
          <w:lang w:val="en-US"/>
        </w:rPr>
      </w:pPr>
    </w:p>
    <w:p w14:paraId="2B415FB4" w14:textId="77777777" w:rsidR="00FF5EBF" w:rsidRDefault="00FF5EBF" w:rsidP="00A4061C">
      <w:pPr>
        <w:pStyle w:val="ListParagraph"/>
        <w:rPr>
          <w:lang w:val="en-US"/>
        </w:rPr>
      </w:pPr>
    </w:p>
    <w:p w14:paraId="487E7F1B" w14:textId="37DEFF35" w:rsidR="009D246C" w:rsidRDefault="009D246C" w:rsidP="00A4061C">
      <w:pPr>
        <w:pStyle w:val="ListParagraph"/>
        <w:rPr>
          <w:lang w:val="en-US"/>
        </w:rPr>
      </w:pPr>
    </w:p>
    <w:p w14:paraId="00F16A47" w14:textId="77777777" w:rsidR="009D246C" w:rsidRDefault="009D246C" w:rsidP="00A4061C">
      <w:pPr>
        <w:pStyle w:val="ListParagraph"/>
        <w:rPr>
          <w:lang w:val="en-US"/>
        </w:rPr>
      </w:pPr>
    </w:p>
    <w:p w14:paraId="79E452BA" w14:textId="060141DA" w:rsidR="009D246C" w:rsidRDefault="009D246C" w:rsidP="00585094">
      <w:pPr>
        <w:pStyle w:val="ListParagraph"/>
        <w:numPr>
          <w:ilvl w:val="0"/>
          <w:numId w:val="10"/>
        </w:numPr>
        <w:rPr>
          <w:lang w:val="en-US"/>
        </w:rPr>
      </w:pPr>
      <w:r>
        <w:rPr>
          <w:lang w:val="en-US"/>
        </w:rPr>
        <w:lastRenderedPageBreak/>
        <w:t>Complete the POD setup fields:</w:t>
      </w:r>
    </w:p>
    <w:p w14:paraId="79480A47" w14:textId="77777777" w:rsidR="00FF5EBF" w:rsidRDefault="00FF5EBF" w:rsidP="00FF5EBF">
      <w:pPr>
        <w:pStyle w:val="ListParagraph"/>
        <w:rPr>
          <w:lang w:val="en-US"/>
        </w:rPr>
      </w:pPr>
    </w:p>
    <w:p w14:paraId="72323E69" w14:textId="23DB0E56" w:rsidR="009D246C" w:rsidRDefault="009D246C" w:rsidP="009D246C">
      <w:pPr>
        <w:pStyle w:val="ListParagraph"/>
        <w:rPr>
          <w:lang w:val="en-US"/>
        </w:rPr>
      </w:pPr>
      <w:r>
        <w:rPr>
          <w:noProof/>
        </w:rPr>
        <w:drawing>
          <wp:inline distT="0" distB="0" distL="0" distR="0" wp14:anchorId="518A9B25" wp14:editId="7B0CEF56">
            <wp:extent cx="5429250" cy="5904888"/>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695" cy="5943438"/>
                    </a:xfrm>
                    <a:prstGeom prst="rect">
                      <a:avLst/>
                    </a:prstGeom>
                  </pic:spPr>
                </pic:pic>
              </a:graphicData>
            </a:graphic>
          </wp:inline>
        </w:drawing>
      </w:r>
    </w:p>
    <w:p w14:paraId="49AF726E" w14:textId="77777777" w:rsidR="00115D5C" w:rsidRDefault="00115D5C" w:rsidP="009D246C">
      <w:pPr>
        <w:pStyle w:val="ListParagraph"/>
        <w:rPr>
          <w:noProof/>
        </w:rPr>
      </w:pPr>
    </w:p>
    <w:p w14:paraId="3DBB1FE6" w14:textId="77777777" w:rsidR="00115D5C" w:rsidRDefault="00115D5C" w:rsidP="009D246C">
      <w:pPr>
        <w:pStyle w:val="ListParagraph"/>
        <w:rPr>
          <w:lang w:val="en-US"/>
        </w:rPr>
      </w:pPr>
    </w:p>
    <w:p w14:paraId="3DA29513" w14:textId="213DCD73" w:rsidR="00115D5C" w:rsidRDefault="00115D5C" w:rsidP="009D246C">
      <w:pPr>
        <w:pStyle w:val="ListParagraph"/>
        <w:rPr>
          <w:lang w:val="en-US"/>
        </w:rPr>
      </w:pPr>
    </w:p>
    <w:p w14:paraId="5AFF7C8F" w14:textId="165A543E" w:rsidR="00115D5C" w:rsidRDefault="00115D5C" w:rsidP="009D246C">
      <w:pPr>
        <w:pStyle w:val="ListParagraph"/>
        <w:rPr>
          <w:lang w:val="en-US"/>
        </w:rPr>
      </w:pPr>
    </w:p>
    <w:p w14:paraId="225E7D48" w14:textId="1DF8F3D2" w:rsidR="00115D5C" w:rsidRDefault="00115D5C" w:rsidP="009D246C">
      <w:pPr>
        <w:pStyle w:val="ListParagraph"/>
        <w:rPr>
          <w:lang w:val="en-US"/>
        </w:rPr>
      </w:pPr>
    </w:p>
    <w:p w14:paraId="72AE8FC2" w14:textId="77777777" w:rsidR="00115D5C" w:rsidRDefault="00115D5C" w:rsidP="009D246C">
      <w:pPr>
        <w:pStyle w:val="ListParagraph"/>
        <w:rPr>
          <w:lang w:val="en-US"/>
        </w:rPr>
      </w:pPr>
    </w:p>
    <w:p w14:paraId="54357086" w14:textId="77777777" w:rsidR="00115D5C" w:rsidRDefault="00115D5C" w:rsidP="009D246C">
      <w:pPr>
        <w:pStyle w:val="ListParagraph"/>
        <w:rPr>
          <w:noProof/>
        </w:rPr>
      </w:pPr>
    </w:p>
    <w:p w14:paraId="7ED8DA67" w14:textId="603F9974" w:rsidR="00115D5C" w:rsidRDefault="00115D5C" w:rsidP="009D246C">
      <w:pPr>
        <w:pStyle w:val="ListParagraph"/>
        <w:rPr>
          <w:noProof/>
        </w:rPr>
      </w:pPr>
    </w:p>
    <w:p w14:paraId="02EED0AF" w14:textId="1EC87F60" w:rsidR="00115D5C" w:rsidRDefault="00115D5C" w:rsidP="009D246C">
      <w:pPr>
        <w:pStyle w:val="ListParagraph"/>
        <w:rPr>
          <w:noProof/>
        </w:rPr>
      </w:pPr>
    </w:p>
    <w:p w14:paraId="0CCB4964" w14:textId="6DCB3EB1" w:rsidR="00115D5C" w:rsidRDefault="00115D5C" w:rsidP="009D246C">
      <w:pPr>
        <w:pStyle w:val="ListParagraph"/>
        <w:rPr>
          <w:noProof/>
        </w:rPr>
      </w:pPr>
    </w:p>
    <w:p w14:paraId="29310370" w14:textId="585DB255" w:rsidR="00115D5C" w:rsidRDefault="00115D5C" w:rsidP="009D246C">
      <w:pPr>
        <w:pStyle w:val="ListParagraph"/>
        <w:rPr>
          <w:noProof/>
        </w:rPr>
      </w:pPr>
    </w:p>
    <w:p w14:paraId="5D49179B" w14:textId="5BBF4DF0" w:rsidR="00115D5C" w:rsidRDefault="00115D5C" w:rsidP="00585094">
      <w:pPr>
        <w:pStyle w:val="ListParagraph"/>
        <w:numPr>
          <w:ilvl w:val="0"/>
          <w:numId w:val="10"/>
        </w:numPr>
        <w:rPr>
          <w:noProof/>
        </w:rPr>
      </w:pPr>
      <w:r>
        <w:rPr>
          <w:noProof/>
        </w:rPr>
        <w:t xml:space="preserve">Complete the UAG Setup. Refer to </w:t>
      </w:r>
      <w:hyperlink r:id="rId19" w:history="1">
        <w:r w:rsidRPr="00115D5C">
          <w:rPr>
            <w:rStyle w:val="Hyperlink"/>
            <w:noProof/>
          </w:rPr>
          <w:t>here</w:t>
        </w:r>
      </w:hyperlink>
      <w:r>
        <w:rPr>
          <w:noProof/>
        </w:rPr>
        <w:t xml:space="preserve"> for more informatio on UAG deployment considerations.</w:t>
      </w:r>
    </w:p>
    <w:p w14:paraId="34F2CCA6" w14:textId="4F54030B" w:rsidR="003B6131" w:rsidRPr="007A51A2" w:rsidRDefault="003B6131" w:rsidP="007A51A2">
      <w:pPr>
        <w:pStyle w:val="ListParagraph"/>
        <w:rPr>
          <w:b/>
          <w:bCs/>
          <w:noProof/>
        </w:rPr>
      </w:pPr>
      <w:r w:rsidRPr="003B6131">
        <w:rPr>
          <w:b/>
          <w:bCs/>
          <w:noProof/>
        </w:rPr>
        <w:t>The certificate has to be in PEM format</w:t>
      </w:r>
    </w:p>
    <w:p w14:paraId="551DCBAD" w14:textId="77777777" w:rsidR="00FF5EBF" w:rsidRDefault="00FF5EBF" w:rsidP="003B6131">
      <w:pPr>
        <w:rPr>
          <w:noProof/>
        </w:rPr>
      </w:pPr>
    </w:p>
    <w:p w14:paraId="25C1C047" w14:textId="212AB7C6" w:rsidR="00E84004" w:rsidRDefault="00E84004" w:rsidP="009D246C">
      <w:pPr>
        <w:pStyle w:val="ListParagraph"/>
        <w:rPr>
          <w:lang w:val="en-US"/>
        </w:rPr>
      </w:pPr>
      <w:r>
        <w:rPr>
          <w:noProof/>
        </w:rPr>
        <w:drawing>
          <wp:inline distT="0" distB="0" distL="0" distR="0" wp14:anchorId="75C93661" wp14:editId="4DB92F18">
            <wp:extent cx="4657725" cy="6778578"/>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052" cy="6851820"/>
                    </a:xfrm>
                    <a:prstGeom prst="rect">
                      <a:avLst/>
                    </a:prstGeom>
                  </pic:spPr>
                </pic:pic>
              </a:graphicData>
            </a:graphic>
          </wp:inline>
        </w:drawing>
      </w:r>
    </w:p>
    <w:p w14:paraId="5F29025D" w14:textId="0D972317" w:rsidR="00115D5C" w:rsidRDefault="00115D5C" w:rsidP="009D246C">
      <w:pPr>
        <w:pStyle w:val="ListParagraph"/>
        <w:rPr>
          <w:lang w:val="en-US"/>
        </w:rPr>
      </w:pPr>
    </w:p>
    <w:p w14:paraId="7A29CFB7" w14:textId="31129FAF" w:rsidR="00115D5C" w:rsidRDefault="00115D5C" w:rsidP="009D246C">
      <w:pPr>
        <w:pStyle w:val="ListParagraph"/>
        <w:rPr>
          <w:lang w:val="en-US"/>
        </w:rPr>
      </w:pPr>
    </w:p>
    <w:p w14:paraId="3284CE52" w14:textId="2BEC0026" w:rsidR="00115D5C" w:rsidRDefault="00115D5C" w:rsidP="009D246C">
      <w:pPr>
        <w:pStyle w:val="ListParagraph"/>
        <w:rPr>
          <w:lang w:val="en-US"/>
        </w:rPr>
      </w:pPr>
    </w:p>
    <w:p w14:paraId="17CE7BE9" w14:textId="731B7D5E" w:rsidR="00115D5C" w:rsidRDefault="00115D5C" w:rsidP="00585094">
      <w:pPr>
        <w:pStyle w:val="ListParagraph"/>
        <w:numPr>
          <w:ilvl w:val="0"/>
          <w:numId w:val="10"/>
        </w:numPr>
        <w:rPr>
          <w:lang w:val="en-US"/>
        </w:rPr>
      </w:pPr>
      <w:r>
        <w:rPr>
          <w:lang w:val="en-US"/>
        </w:rPr>
        <w:t>After you complete these fields, you will see a summary of information. Click submit to proceed with the deployment. This phase will take approx. 10-15 minutes.</w:t>
      </w:r>
    </w:p>
    <w:p w14:paraId="00A570F8" w14:textId="77777777" w:rsidR="00FF5EBF" w:rsidRDefault="00FF5EBF" w:rsidP="00FF5EBF">
      <w:pPr>
        <w:pStyle w:val="ListParagraph"/>
        <w:rPr>
          <w:lang w:val="en-US"/>
        </w:rPr>
      </w:pPr>
    </w:p>
    <w:p w14:paraId="0F09D6CF" w14:textId="65EB8A45" w:rsidR="00115D5C" w:rsidRDefault="00115D5C" w:rsidP="00585094">
      <w:pPr>
        <w:pStyle w:val="ListParagraph"/>
        <w:numPr>
          <w:ilvl w:val="0"/>
          <w:numId w:val="10"/>
        </w:numPr>
        <w:rPr>
          <w:lang w:val="en-US"/>
        </w:rPr>
      </w:pPr>
      <w:r>
        <w:rPr>
          <w:lang w:val="en-US"/>
        </w:rPr>
        <w:t xml:space="preserve">After the Azure POD is successfully created, move onto configure Active Directory. Click on configure beside Active Directory in the main window. Complete the </w:t>
      </w:r>
      <w:r w:rsidR="00511A8D">
        <w:rPr>
          <w:lang w:val="en-US"/>
        </w:rPr>
        <w:t>fields. Note, you should have your DNS properly setup on your vNet prior to this step.</w:t>
      </w:r>
    </w:p>
    <w:p w14:paraId="491F56C8" w14:textId="77777777" w:rsidR="00FF5EBF" w:rsidRPr="00FF5EBF" w:rsidRDefault="00FF5EBF" w:rsidP="00FF5EBF">
      <w:pPr>
        <w:pStyle w:val="ListParagraph"/>
        <w:rPr>
          <w:lang w:val="en-US"/>
        </w:rPr>
      </w:pPr>
    </w:p>
    <w:p w14:paraId="18247168" w14:textId="77777777" w:rsidR="00FF5EBF" w:rsidRDefault="00FF5EBF" w:rsidP="00FF5EBF">
      <w:pPr>
        <w:pStyle w:val="ListParagraph"/>
        <w:rPr>
          <w:lang w:val="en-US"/>
        </w:rPr>
      </w:pPr>
    </w:p>
    <w:p w14:paraId="13108FDD" w14:textId="225DAD97" w:rsidR="00511A8D" w:rsidRPr="00C469D2" w:rsidRDefault="00115D5C" w:rsidP="00DD24A0">
      <w:pPr>
        <w:pStyle w:val="ListParagraph"/>
        <w:rPr>
          <w:lang w:val="en-US"/>
        </w:rPr>
      </w:pPr>
      <w:r>
        <w:rPr>
          <w:noProof/>
        </w:rPr>
        <w:drawing>
          <wp:inline distT="0" distB="0" distL="0" distR="0" wp14:anchorId="0FFFD821" wp14:editId="6D6FAAC2">
            <wp:extent cx="4924425" cy="6303371"/>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632" cy="6348437"/>
                    </a:xfrm>
                    <a:prstGeom prst="rect">
                      <a:avLst/>
                    </a:prstGeom>
                  </pic:spPr>
                </pic:pic>
              </a:graphicData>
            </a:graphic>
          </wp:inline>
        </w:drawing>
      </w:r>
    </w:p>
    <w:p w14:paraId="2A7C5D9C" w14:textId="03ED30F2" w:rsidR="00511A8D" w:rsidRDefault="00511A8D" w:rsidP="00585094">
      <w:pPr>
        <w:pStyle w:val="ListParagraph"/>
        <w:numPr>
          <w:ilvl w:val="0"/>
          <w:numId w:val="10"/>
        </w:numPr>
        <w:rPr>
          <w:lang w:val="en-US"/>
        </w:rPr>
      </w:pPr>
      <w:r>
        <w:rPr>
          <w:lang w:val="en-US"/>
        </w:rPr>
        <w:lastRenderedPageBreak/>
        <w:t>Once the domain bind is successful, you will be prompted for a Domain Join Account. This account is for joining your provisioned Windows Systems to your domain. This account should have the following privileges:</w:t>
      </w:r>
    </w:p>
    <w:p w14:paraId="42AFC1FE" w14:textId="77777777" w:rsidR="00511A8D" w:rsidRPr="00511A8D" w:rsidRDefault="00511A8D">
      <w:pPr>
        <w:spacing w:after="0" w:line="240" w:lineRule="auto"/>
        <w:ind w:left="360"/>
        <w:rPr>
          <w:rFonts w:ascii="Times New Roman" w:eastAsia="Times New Roman" w:hAnsi="Times New Roman" w:cs="Times New Roman"/>
          <w:sz w:val="24"/>
          <w:szCs w:val="24"/>
          <w:lang w:eastAsia="en-CA"/>
        </w:rPr>
        <w:pPrChange w:id="69" w:author="Barry Willis" w:date="2020-03-25T19:39:00Z">
          <w:pPr>
            <w:spacing w:after="0" w:line="240" w:lineRule="auto"/>
          </w:pPr>
        </w:pPrChange>
      </w:pPr>
      <w:r w:rsidRPr="00511A8D">
        <w:rPr>
          <w:rFonts w:ascii="Arial" w:eastAsia="Times New Roman" w:hAnsi="Arial" w:cs="Arial"/>
          <w:color w:val="565656"/>
          <w:sz w:val="20"/>
          <w:szCs w:val="20"/>
          <w:shd w:val="clear" w:color="auto" w:fill="FFFFFF"/>
          <w:lang w:eastAsia="en-CA"/>
        </w:rPr>
        <w:t>Domain join account</w:t>
      </w:r>
    </w:p>
    <w:p w14:paraId="6BB217AB" w14:textId="77777777" w:rsidR="00511A8D" w:rsidRPr="00511A8D" w:rsidRDefault="00511A8D">
      <w:pPr>
        <w:numPr>
          <w:ilvl w:val="0"/>
          <w:numId w:val="14"/>
        </w:numPr>
        <w:shd w:val="clear" w:color="auto" w:fill="FFFFFF"/>
        <w:spacing w:before="144" w:after="100" w:afterAutospacing="1" w:line="240" w:lineRule="auto"/>
        <w:rPr>
          <w:rFonts w:ascii="Arial" w:eastAsia="Times New Roman" w:hAnsi="Arial" w:cs="Arial"/>
          <w:color w:val="565656"/>
          <w:sz w:val="20"/>
          <w:szCs w:val="20"/>
          <w:lang w:eastAsia="en-CA"/>
        </w:rPr>
        <w:pPrChange w:id="70" w:author="Barry Willis" w:date="2020-03-25T19:39:00Z">
          <w:pPr>
            <w:numPr>
              <w:numId w:val="2"/>
            </w:numPr>
            <w:shd w:val="clear" w:color="auto" w:fill="FFFFFF"/>
            <w:tabs>
              <w:tab w:val="num" w:pos="720"/>
            </w:tabs>
            <w:spacing w:before="144" w:after="100" w:afterAutospacing="1" w:line="240" w:lineRule="auto"/>
            <w:ind w:left="720" w:hanging="360"/>
          </w:pPr>
        </w:pPrChange>
      </w:pPr>
      <w:r w:rsidRPr="00511A8D">
        <w:rPr>
          <w:rFonts w:ascii="Arial" w:eastAsia="Times New Roman" w:hAnsi="Arial" w:cs="Arial"/>
          <w:color w:val="565656"/>
          <w:sz w:val="20"/>
          <w:szCs w:val="20"/>
          <w:lang w:eastAsia="en-CA"/>
        </w:rPr>
        <w:t>Active Directory domain join account which can be used by the system to perform Sysprep operations and join computers to the domain, typically a new account (domain join user account)</w:t>
      </w:r>
    </w:p>
    <w:p w14:paraId="2A42F8A1" w14:textId="77777777" w:rsidR="00511A8D" w:rsidRPr="00511A8D" w:rsidRDefault="00511A8D">
      <w:pPr>
        <w:numPr>
          <w:ilvl w:val="0"/>
          <w:numId w:val="14"/>
        </w:numPr>
        <w:shd w:val="clear" w:color="auto" w:fill="FFFFFF"/>
        <w:spacing w:before="144" w:after="100" w:afterAutospacing="1" w:line="240" w:lineRule="auto"/>
        <w:rPr>
          <w:rFonts w:ascii="Arial" w:eastAsia="Times New Roman" w:hAnsi="Arial" w:cs="Arial"/>
          <w:color w:val="565656"/>
          <w:sz w:val="20"/>
          <w:szCs w:val="20"/>
          <w:lang w:eastAsia="en-CA"/>
        </w:rPr>
        <w:pPrChange w:id="71" w:author="Barry Willis" w:date="2020-03-25T19:39:00Z">
          <w:pPr>
            <w:numPr>
              <w:numId w:val="2"/>
            </w:numPr>
            <w:shd w:val="clear" w:color="auto" w:fill="FFFFFF"/>
            <w:tabs>
              <w:tab w:val="num" w:pos="720"/>
            </w:tabs>
            <w:spacing w:before="144" w:after="100" w:afterAutospacing="1" w:line="240" w:lineRule="auto"/>
            <w:ind w:left="720" w:hanging="360"/>
          </w:pPr>
        </w:pPrChange>
      </w:pPr>
      <w:r w:rsidRPr="00511A8D">
        <w:rPr>
          <w:rFonts w:ascii="Arial" w:eastAsia="Times New Roman" w:hAnsi="Arial" w:cs="Arial"/>
          <w:color w:val="565656"/>
          <w:sz w:val="20"/>
          <w:szCs w:val="20"/>
          <w:lang w:eastAsia="en-CA"/>
        </w:rPr>
        <w:t>Is a member of the Horizon Cloud Administrators Group</w:t>
      </w:r>
    </w:p>
    <w:p w14:paraId="6648F58E" w14:textId="77777777" w:rsidR="00511A8D" w:rsidRPr="00511A8D" w:rsidRDefault="00511A8D">
      <w:pPr>
        <w:numPr>
          <w:ilvl w:val="0"/>
          <w:numId w:val="14"/>
        </w:numPr>
        <w:shd w:val="clear" w:color="auto" w:fill="FFFFFF"/>
        <w:spacing w:before="144" w:after="100" w:afterAutospacing="1" w:line="240" w:lineRule="auto"/>
        <w:rPr>
          <w:rFonts w:ascii="Arial" w:eastAsia="Times New Roman" w:hAnsi="Arial" w:cs="Arial"/>
          <w:color w:val="565656"/>
          <w:sz w:val="20"/>
          <w:szCs w:val="20"/>
          <w:lang w:eastAsia="en-CA"/>
        </w:rPr>
        <w:pPrChange w:id="72" w:author="Barry Willis" w:date="2020-03-25T19:39:00Z">
          <w:pPr>
            <w:numPr>
              <w:numId w:val="2"/>
            </w:numPr>
            <w:shd w:val="clear" w:color="auto" w:fill="FFFFFF"/>
            <w:tabs>
              <w:tab w:val="num" w:pos="720"/>
            </w:tabs>
            <w:spacing w:before="144" w:after="100" w:afterAutospacing="1" w:line="240" w:lineRule="auto"/>
            <w:ind w:left="720" w:hanging="360"/>
          </w:pPr>
        </w:pPrChange>
      </w:pPr>
      <w:r w:rsidRPr="00511A8D">
        <w:rPr>
          <w:rFonts w:ascii="Arial" w:eastAsia="Times New Roman" w:hAnsi="Arial" w:cs="Arial"/>
          <w:color w:val="565656"/>
          <w:sz w:val="20"/>
          <w:szCs w:val="20"/>
          <w:lang w:eastAsia="en-CA"/>
        </w:rPr>
        <w:t>Set account password to Never Expire</w:t>
      </w:r>
    </w:p>
    <w:p w14:paraId="180123DA" w14:textId="77777777" w:rsidR="00511A8D" w:rsidRPr="00511A8D" w:rsidRDefault="00511A8D">
      <w:pPr>
        <w:numPr>
          <w:ilvl w:val="0"/>
          <w:numId w:val="14"/>
        </w:numPr>
        <w:shd w:val="clear" w:color="auto" w:fill="FFFFFF"/>
        <w:spacing w:before="144" w:after="100" w:afterAutospacing="1" w:line="240" w:lineRule="auto"/>
        <w:rPr>
          <w:rFonts w:ascii="Arial" w:eastAsia="Times New Roman" w:hAnsi="Arial" w:cs="Arial"/>
          <w:color w:val="565656"/>
          <w:sz w:val="20"/>
          <w:szCs w:val="20"/>
          <w:lang w:eastAsia="en-CA"/>
        </w:rPr>
        <w:pPrChange w:id="73" w:author="Barry Willis" w:date="2020-03-25T19:39:00Z">
          <w:pPr>
            <w:numPr>
              <w:numId w:val="2"/>
            </w:numPr>
            <w:shd w:val="clear" w:color="auto" w:fill="FFFFFF"/>
            <w:tabs>
              <w:tab w:val="num" w:pos="720"/>
            </w:tabs>
            <w:spacing w:before="144" w:after="100" w:afterAutospacing="1" w:line="240" w:lineRule="auto"/>
            <w:ind w:left="720" w:hanging="360"/>
          </w:pPr>
        </w:pPrChange>
      </w:pPr>
      <w:r w:rsidRPr="00511A8D">
        <w:rPr>
          <w:rFonts w:ascii="Arial" w:eastAsia="Times New Roman" w:hAnsi="Arial" w:cs="Arial"/>
          <w:color w:val="565656"/>
          <w:sz w:val="20"/>
          <w:szCs w:val="20"/>
          <w:lang w:eastAsia="en-CA"/>
        </w:rPr>
        <w:t>This account requires the following Active Directory permissions: List Contents, Read All Properties, Read Permissions, Reset Password, Create Computer Objects, Delete Computer Objects.</w:t>
      </w:r>
    </w:p>
    <w:p w14:paraId="7EC91ECF" w14:textId="77777777" w:rsidR="00511A8D" w:rsidRPr="00511A8D" w:rsidRDefault="00511A8D">
      <w:pPr>
        <w:numPr>
          <w:ilvl w:val="0"/>
          <w:numId w:val="14"/>
        </w:numPr>
        <w:shd w:val="clear" w:color="auto" w:fill="FFFFFF"/>
        <w:spacing w:before="144" w:after="100" w:afterAutospacing="1" w:line="240" w:lineRule="auto"/>
        <w:rPr>
          <w:rFonts w:ascii="Arial" w:eastAsia="Times New Roman" w:hAnsi="Arial" w:cs="Arial"/>
          <w:color w:val="565656"/>
          <w:sz w:val="20"/>
          <w:szCs w:val="20"/>
          <w:lang w:eastAsia="en-CA"/>
        </w:rPr>
        <w:pPrChange w:id="74" w:author="Barry Willis" w:date="2020-03-25T19:39:00Z">
          <w:pPr>
            <w:numPr>
              <w:numId w:val="2"/>
            </w:numPr>
            <w:shd w:val="clear" w:color="auto" w:fill="FFFFFF"/>
            <w:tabs>
              <w:tab w:val="num" w:pos="720"/>
            </w:tabs>
            <w:spacing w:before="144" w:after="100" w:afterAutospacing="1" w:line="240" w:lineRule="auto"/>
            <w:ind w:left="720" w:hanging="360"/>
          </w:pPr>
        </w:pPrChange>
      </w:pPr>
      <w:r w:rsidRPr="00511A8D">
        <w:rPr>
          <w:rFonts w:ascii="Arial" w:eastAsia="Times New Roman" w:hAnsi="Arial" w:cs="Arial"/>
          <w:color w:val="565656"/>
          <w:sz w:val="20"/>
          <w:szCs w:val="20"/>
          <w:lang w:eastAsia="en-CA"/>
        </w:rPr>
        <w:t>This account also requires the Active Directory permission named Write All Properties on all descendant objects of the target Organizational Unit (OU) that you plan to use for farms and VDI desktop assignments.</w:t>
      </w:r>
    </w:p>
    <w:p w14:paraId="04AFE962" w14:textId="77777777" w:rsidR="00511A8D" w:rsidRPr="00511A8D" w:rsidRDefault="00511A8D">
      <w:pPr>
        <w:numPr>
          <w:ilvl w:val="0"/>
          <w:numId w:val="14"/>
        </w:numPr>
        <w:shd w:val="clear" w:color="auto" w:fill="FFFFFF"/>
        <w:spacing w:before="144" w:after="100" w:afterAutospacing="1" w:line="240" w:lineRule="auto"/>
        <w:rPr>
          <w:rFonts w:ascii="Arial" w:eastAsia="Times New Roman" w:hAnsi="Arial" w:cs="Arial"/>
          <w:color w:val="565656"/>
          <w:sz w:val="20"/>
          <w:szCs w:val="20"/>
          <w:lang w:eastAsia="en-CA"/>
        </w:rPr>
        <w:pPrChange w:id="75" w:author="Barry Willis" w:date="2020-03-25T19:39:00Z">
          <w:pPr>
            <w:numPr>
              <w:numId w:val="2"/>
            </w:numPr>
            <w:shd w:val="clear" w:color="auto" w:fill="FFFFFF"/>
            <w:tabs>
              <w:tab w:val="num" w:pos="720"/>
            </w:tabs>
            <w:spacing w:before="144" w:after="100" w:afterAutospacing="1" w:line="240" w:lineRule="auto"/>
            <w:ind w:left="720" w:hanging="360"/>
          </w:pPr>
        </w:pPrChange>
      </w:pPr>
      <w:r w:rsidRPr="00511A8D">
        <w:rPr>
          <w:rFonts w:ascii="Arial" w:eastAsia="Times New Roman" w:hAnsi="Arial" w:cs="Arial"/>
          <w:color w:val="565656"/>
          <w:sz w:val="20"/>
          <w:szCs w:val="20"/>
          <w:lang w:eastAsia="en-CA"/>
        </w:rPr>
        <w:t>For additional details and requirements, see </w:t>
      </w:r>
      <w:bookmarkStart w:id="76" w:name="&amp;lpos=Tech_Pub_:_content_link_:_GUID-5F0"/>
      <w:r w:rsidRPr="00511A8D">
        <w:rPr>
          <w:rFonts w:ascii="Arial" w:eastAsia="Times New Roman" w:hAnsi="Arial" w:cs="Arial"/>
          <w:color w:val="565656"/>
          <w:sz w:val="20"/>
          <w:szCs w:val="20"/>
          <w:lang w:eastAsia="en-CA"/>
        </w:rPr>
        <w:fldChar w:fldCharType="begin"/>
      </w:r>
      <w:r w:rsidRPr="00511A8D">
        <w:rPr>
          <w:rFonts w:ascii="Arial" w:eastAsia="Times New Roman" w:hAnsi="Arial" w:cs="Arial"/>
          <w:color w:val="565656"/>
          <w:sz w:val="20"/>
          <w:szCs w:val="20"/>
          <w:lang w:eastAsia="en-CA"/>
        </w:rPr>
        <w:instrText xml:space="preserve"> HYPERLINK "https://docs.vmware.com/en/VMware-Horizon-Cloud-Service/services/hzncloudmsazure.admin15/GUID-5F0B52F6-CD79-447B-B1C6-6ED2AF71BBA7.html" \t "_blank" </w:instrText>
      </w:r>
      <w:r w:rsidRPr="00511A8D">
        <w:rPr>
          <w:rFonts w:ascii="Arial" w:eastAsia="Times New Roman" w:hAnsi="Arial" w:cs="Arial"/>
          <w:color w:val="565656"/>
          <w:sz w:val="20"/>
          <w:szCs w:val="20"/>
          <w:lang w:eastAsia="en-CA"/>
        </w:rPr>
        <w:fldChar w:fldCharType="separate"/>
      </w:r>
      <w:r w:rsidRPr="00511A8D">
        <w:rPr>
          <w:rFonts w:ascii="Arial" w:eastAsia="Times New Roman" w:hAnsi="Arial" w:cs="Arial"/>
          <w:color w:val="007CBB"/>
          <w:sz w:val="20"/>
          <w:szCs w:val="20"/>
          <w:u w:val="single"/>
          <w:lang w:eastAsia="en-CA"/>
        </w:rPr>
        <w:t>Service Accounts That Horizon Cloud Requires for Its Operations</w:t>
      </w:r>
      <w:r w:rsidRPr="00511A8D">
        <w:rPr>
          <w:rFonts w:ascii="Arial" w:eastAsia="Times New Roman" w:hAnsi="Arial" w:cs="Arial"/>
          <w:color w:val="565656"/>
          <w:sz w:val="20"/>
          <w:szCs w:val="20"/>
          <w:lang w:eastAsia="en-CA"/>
        </w:rPr>
        <w:fldChar w:fldCharType="end"/>
      </w:r>
      <w:bookmarkEnd w:id="76"/>
    </w:p>
    <w:p w14:paraId="3D7B6E6F" w14:textId="77777777" w:rsidR="00511A8D" w:rsidRDefault="00511A8D" w:rsidP="00511A8D">
      <w:pPr>
        <w:pStyle w:val="ListParagraph"/>
        <w:rPr>
          <w:lang w:val="en-US"/>
        </w:rPr>
      </w:pPr>
    </w:p>
    <w:p w14:paraId="691172C0" w14:textId="7827576B" w:rsidR="00EA647E" w:rsidRDefault="00115D5C" w:rsidP="00A4061C">
      <w:pPr>
        <w:pStyle w:val="ListParagraph"/>
        <w:rPr>
          <w:lang w:val="en-US"/>
        </w:rPr>
      </w:pPr>
      <w:r>
        <w:rPr>
          <w:noProof/>
        </w:rPr>
        <w:drawing>
          <wp:inline distT="0" distB="0" distL="0" distR="0" wp14:anchorId="1E714B48" wp14:editId="5EB67D91">
            <wp:extent cx="5943600" cy="328295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2950"/>
                    </a:xfrm>
                    <a:prstGeom prst="rect">
                      <a:avLst/>
                    </a:prstGeom>
                  </pic:spPr>
                </pic:pic>
              </a:graphicData>
            </a:graphic>
          </wp:inline>
        </w:drawing>
      </w:r>
    </w:p>
    <w:p w14:paraId="18519E75" w14:textId="0E38A847" w:rsidR="00511A8D" w:rsidRDefault="00511A8D" w:rsidP="00A4061C">
      <w:pPr>
        <w:pStyle w:val="ListParagraph"/>
        <w:rPr>
          <w:lang w:val="en-US"/>
        </w:rPr>
      </w:pPr>
    </w:p>
    <w:p w14:paraId="2E9C60FE" w14:textId="4041C8C4" w:rsidR="00511A8D" w:rsidRDefault="00511A8D" w:rsidP="00A4061C">
      <w:pPr>
        <w:pStyle w:val="ListParagraph"/>
        <w:rPr>
          <w:lang w:val="en-US"/>
        </w:rPr>
      </w:pPr>
    </w:p>
    <w:p w14:paraId="36BFCE89" w14:textId="7763349C" w:rsidR="00511A8D" w:rsidRDefault="00511A8D" w:rsidP="00A4061C">
      <w:pPr>
        <w:pStyle w:val="ListParagraph"/>
        <w:rPr>
          <w:lang w:val="en-US"/>
        </w:rPr>
      </w:pPr>
    </w:p>
    <w:p w14:paraId="33E63285" w14:textId="212CD6E2" w:rsidR="00511A8D" w:rsidRDefault="00511A8D" w:rsidP="00A4061C">
      <w:pPr>
        <w:pStyle w:val="ListParagraph"/>
        <w:rPr>
          <w:lang w:val="en-US"/>
        </w:rPr>
      </w:pPr>
    </w:p>
    <w:p w14:paraId="503C6947" w14:textId="389FA614" w:rsidR="00511A8D" w:rsidRDefault="00511A8D" w:rsidP="00A4061C">
      <w:pPr>
        <w:pStyle w:val="ListParagraph"/>
        <w:rPr>
          <w:lang w:val="en-US"/>
        </w:rPr>
      </w:pPr>
    </w:p>
    <w:p w14:paraId="5FB32C93" w14:textId="77C1DF09" w:rsidR="00511A8D" w:rsidRDefault="00511A8D" w:rsidP="00A4061C">
      <w:pPr>
        <w:pStyle w:val="ListParagraph"/>
        <w:rPr>
          <w:lang w:val="en-US"/>
        </w:rPr>
      </w:pPr>
    </w:p>
    <w:p w14:paraId="0C39E0A2" w14:textId="64D1CAD0" w:rsidR="00511A8D" w:rsidRPr="00D158C2" w:rsidRDefault="00D158C2">
      <w:pPr>
        <w:rPr>
          <w:lang w:val="en-US"/>
        </w:rPr>
        <w:pPrChange w:id="77" w:author="Barry Willis" w:date="2020-03-25T19:40:00Z">
          <w:pPr>
            <w:pStyle w:val="ListParagraph"/>
          </w:pPr>
        </w:pPrChange>
      </w:pPr>
      <w:ins w:id="78" w:author="Barry Willis" w:date="2020-03-25T19:40:00Z">
        <w:r>
          <w:rPr>
            <w:lang w:val="en-US"/>
          </w:rPr>
          <w:br w:type="page"/>
        </w:r>
      </w:ins>
    </w:p>
    <w:p w14:paraId="3316426C" w14:textId="76D575C7" w:rsidR="00511A8D" w:rsidRDefault="00511A8D" w:rsidP="00585094">
      <w:pPr>
        <w:pStyle w:val="ListParagraph"/>
        <w:numPr>
          <w:ilvl w:val="0"/>
          <w:numId w:val="10"/>
        </w:numPr>
        <w:rPr>
          <w:lang w:val="en-US"/>
        </w:rPr>
      </w:pPr>
      <w:r>
        <w:rPr>
          <w:lang w:val="en-US"/>
        </w:rPr>
        <w:lastRenderedPageBreak/>
        <w:t>Add the Horizon Administrator Group:</w:t>
      </w:r>
    </w:p>
    <w:p w14:paraId="57EE8AA6" w14:textId="77777777" w:rsidR="00511A8D" w:rsidRPr="00511A8D" w:rsidRDefault="00511A8D">
      <w:pPr>
        <w:spacing w:after="0" w:line="240" w:lineRule="auto"/>
        <w:ind w:left="360"/>
        <w:rPr>
          <w:rFonts w:ascii="Times New Roman" w:eastAsia="Times New Roman" w:hAnsi="Times New Roman" w:cs="Times New Roman"/>
          <w:sz w:val="24"/>
          <w:szCs w:val="24"/>
          <w:lang w:eastAsia="en-CA"/>
        </w:rPr>
        <w:pPrChange w:id="79" w:author="Barry Willis" w:date="2020-03-25T19:40:00Z">
          <w:pPr>
            <w:spacing w:after="0" w:line="240" w:lineRule="auto"/>
          </w:pPr>
        </w:pPrChange>
      </w:pPr>
      <w:r w:rsidRPr="00511A8D">
        <w:rPr>
          <w:rFonts w:ascii="Arial" w:eastAsia="Times New Roman" w:hAnsi="Arial" w:cs="Arial"/>
          <w:color w:val="565656"/>
          <w:sz w:val="20"/>
          <w:szCs w:val="20"/>
          <w:shd w:val="clear" w:color="auto" w:fill="FFFFFF"/>
          <w:lang w:eastAsia="en-CA"/>
        </w:rPr>
        <w:t>Active Directory groups</w:t>
      </w:r>
    </w:p>
    <w:p w14:paraId="7549ED99" w14:textId="77777777" w:rsidR="00511A8D" w:rsidRPr="00511A8D" w:rsidRDefault="00511A8D">
      <w:pPr>
        <w:numPr>
          <w:ilvl w:val="0"/>
          <w:numId w:val="3"/>
        </w:numPr>
        <w:shd w:val="clear" w:color="auto" w:fill="FFFFFF"/>
        <w:tabs>
          <w:tab w:val="clear" w:pos="720"/>
          <w:tab w:val="num" w:pos="1080"/>
        </w:tabs>
        <w:spacing w:before="144" w:after="100" w:afterAutospacing="1" w:line="240" w:lineRule="auto"/>
        <w:ind w:left="1080"/>
        <w:rPr>
          <w:rFonts w:ascii="Arial" w:eastAsia="Times New Roman" w:hAnsi="Arial" w:cs="Arial"/>
          <w:color w:val="565656"/>
          <w:sz w:val="20"/>
          <w:szCs w:val="20"/>
          <w:lang w:eastAsia="en-CA"/>
        </w:rPr>
        <w:pPrChange w:id="80" w:author="Barry Willis" w:date="2020-03-25T19:40:00Z">
          <w:pPr>
            <w:numPr>
              <w:numId w:val="3"/>
            </w:numPr>
            <w:shd w:val="clear" w:color="auto" w:fill="FFFFFF"/>
            <w:tabs>
              <w:tab w:val="num" w:pos="720"/>
            </w:tabs>
            <w:spacing w:before="144" w:after="100" w:afterAutospacing="1" w:line="240" w:lineRule="auto"/>
            <w:ind w:left="720" w:hanging="360"/>
          </w:pPr>
        </w:pPrChange>
      </w:pPr>
      <w:r w:rsidRPr="00511A8D">
        <w:rPr>
          <w:rFonts w:ascii="Arial" w:eastAsia="Times New Roman" w:hAnsi="Arial" w:cs="Arial"/>
          <w:color w:val="565656"/>
          <w:sz w:val="20"/>
          <w:szCs w:val="20"/>
          <w:lang w:eastAsia="en-CA"/>
        </w:rPr>
        <w:t>Horizon Cloud Administrators — Active Directory security group for Horizon Cloud administrators. Contains the Horizon Cloud administrative users and domain join account. This group is added to the Super Administrators role in Horizon Cloud.</w:t>
      </w:r>
    </w:p>
    <w:p w14:paraId="76143FC9" w14:textId="77777777" w:rsidR="00511A8D" w:rsidRDefault="00511A8D" w:rsidP="00511A8D">
      <w:pPr>
        <w:pStyle w:val="ListParagraph"/>
        <w:rPr>
          <w:lang w:val="en-US"/>
        </w:rPr>
      </w:pPr>
    </w:p>
    <w:p w14:paraId="7433975F" w14:textId="0BD355C7" w:rsidR="00115D5C" w:rsidRDefault="00115D5C" w:rsidP="00A4061C">
      <w:pPr>
        <w:pStyle w:val="ListParagraph"/>
        <w:rPr>
          <w:lang w:val="en-US"/>
        </w:rPr>
      </w:pPr>
      <w:r>
        <w:rPr>
          <w:noProof/>
        </w:rPr>
        <w:drawing>
          <wp:inline distT="0" distB="0" distL="0" distR="0" wp14:anchorId="6817D31B" wp14:editId="774382A7">
            <wp:extent cx="5725141" cy="2895600"/>
            <wp:effectExtent l="0" t="0" r="9525"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586" cy="2899871"/>
                    </a:xfrm>
                    <a:prstGeom prst="rect">
                      <a:avLst/>
                    </a:prstGeom>
                  </pic:spPr>
                </pic:pic>
              </a:graphicData>
            </a:graphic>
          </wp:inline>
        </w:drawing>
      </w:r>
    </w:p>
    <w:p w14:paraId="458E5948" w14:textId="0103FC85" w:rsidR="00FF5EBF" w:rsidRDefault="00FF5EBF" w:rsidP="00A4061C">
      <w:pPr>
        <w:pStyle w:val="ListParagraph"/>
        <w:rPr>
          <w:lang w:val="en-US"/>
        </w:rPr>
      </w:pPr>
    </w:p>
    <w:p w14:paraId="10FB3A3C" w14:textId="10F5C0F4" w:rsidR="00FF5EBF" w:rsidRDefault="00FF5EBF" w:rsidP="00A4061C">
      <w:pPr>
        <w:pStyle w:val="ListParagraph"/>
        <w:rPr>
          <w:lang w:val="en-US"/>
        </w:rPr>
      </w:pPr>
    </w:p>
    <w:p w14:paraId="3EF8159D" w14:textId="4E61F65F" w:rsidR="00FF5EBF" w:rsidRDefault="00FF5EBF" w:rsidP="00A4061C">
      <w:pPr>
        <w:pStyle w:val="ListParagraph"/>
        <w:rPr>
          <w:lang w:val="en-US"/>
        </w:rPr>
      </w:pPr>
    </w:p>
    <w:p w14:paraId="1F3583DD" w14:textId="63107798" w:rsidR="00FF5EBF" w:rsidRDefault="00FF5EBF" w:rsidP="00A4061C">
      <w:pPr>
        <w:pStyle w:val="ListParagraph"/>
        <w:rPr>
          <w:lang w:val="en-US"/>
        </w:rPr>
      </w:pPr>
    </w:p>
    <w:p w14:paraId="09C8F8E9" w14:textId="7E01AB54" w:rsidR="00FF5EBF" w:rsidRDefault="00FF5EBF" w:rsidP="00A4061C">
      <w:pPr>
        <w:pStyle w:val="ListParagraph"/>
        <w:rPr>
          <w:lang w:val="en-US"/>
        </w:rPr>
      </w:pPr>
    </w:p>
    <w:p w14:paraId="2116A78F" w14:textId="7D26DE1B" w:rsidR="00FF5EBF" w:rsidRDefault="00FF5EBF" w:rsidP="00A4061C">
      <w:pPr>
        <w:pStyle w:val="ListParagraph"/>
        <w:rPr>
          <w:lang w:val="en-US"/>
        </w:rPr>
      </w:pPr>
    </w:p>
    <w:p w14:paraId="5723A4BF" w14:textId="0D7425CE" w:rsidR="00FF5EBF" w:rsidRDefault="00FF5EBF" w:rsidP="00A4061C">
      <w:pPr>
        <w:pStyle w:val="ListParagraph"/>
        <w:rPr>
          <w:lang w:val="en-US"/>
        </w:rPr>
      </w:pPr>
    </w:p>
    <w:p w14:paraId="3BDB1153" w14:textId="5E346D8D" w:rsidR="00FF5EBF" w:rsidRDefault="00FF5EBF" w:rsidP="00A4061C">
      <w:pPr>
        <w:pStyle w:val="ListParagraph"/>
        <w:rPr>
          <w:lang w:val="en-US"/>
        </w:rPr>
      </w:pPr>
    </w:p>
    <w:p w14:paraId="1C5B903E" w14:textId="7FB96214" w:rsidR="00FF5EBF" w:rsidRDefault="00FF5EBF" w:rsidP="00A4061C">
      <w:pPr>
        <w:pStyle w:val="ListParagraph"/>
        <w:rPr>
          <w:lang w:val="en-US"/>
        </w:rPr>
      </w:pPr>
    </w:p>
    <w:p w14:paraId="05F48504" w14:textId="109FA5BA" w:rsidR="00FF5EBF" w:rsidRDefault="00FF5EBF" w:rsidP="00A4061C">
      <w:pPr>
        <w:pStyle w:val="ListParagraph"/>
        <w:rPr>
          <w:lang w:val="en-US"/>
        </w:rPr>
      </w:pPr>
    </w:p>
    <w:p w14:paraId="57A577AF" w14:textId="01ED4760" w:rsidR="00FF5EBF" w:rsidRDefault="00FF5EBF" w:rsidP="00A4061C">
      <w:pPr>
        <w:pStyle w:val="ListParagraph"/>
        <w:rPr>
          <w:lang w:val="en-US"/>
        </w:rPr>
      </w:pPr>
    </w:p>
    <w:p w14:paraId="06D7D657" w14:textId="21467E62" w:rsidR="00FF5EBF" w:rsidRDefault="00FF5EBF" w:rsidP="00A4061C">
      <w:pPr>
        <w:pStyle w:val="ListParagraph"/>
        <w:rPr>
          <w:lang w:val="en-US"/>
        </w:rPr>
      </w:pPr>
    </w:p>
    <w:p w14:paraId="286B379B" w14:textId="344100E0" w:rsidR="00FF5EBF" w:rsidRDefault="00FF5EBF" w:rsidP="00A4061C">
      <w:pPr>
        <w:pStyle w:val="ListParagraph"/>
        <w:rPr>
          <w:lang w:val="en-US"/>
        </w:rPr>
      </w:pPr>
    </w:p>
    <w:p w14:paraId="3CCB5F1D" w14:textId="610CB389" w:rsidR="00FF5EBF" w:rsidRDefault="00FF5EBF" w:rsidP="00A4061C">
      <w:pPr>
        <w:pStyle w:val="ListParagraph"/>
        <w:rPr>
          <w:lang w:val="en-US"/>
        </w:rPr>
      </w:pPr>
    </w:p>
    <w:p w14:paraId="3F5088C1" w14:textId="77777777" w:rsidR="00FF5EBF" w:rsidRDefault="00FF5EBF" w:rsidP="00A4061C">
      <w:pPr>
        <w:pStyle w:val="ListParagraph"/>
        <w:rPr>
          <w:lang w:val="en-US"/>
        </w:rPr>
      </w:pPr>
    </w:p>
    <w:p w14:paraId="2B6F3C8D" w14:textId="77777777" w:rsidR="00947C31" w:rsidRDefault="00947C31" w:rsidP="00A4061C">
      <w:pPr>
        <w:pStyle w:val="ListParagraph"/>
        <w:rPr>
          <w:lang w:val="en-US"/>
        </w:rPr>
      </w:pPr>
    </w:p>
    <w:p w14:paraId="7B3DD12B" w14:textId="77777777" w:rsidR="00947C31" w:rsidRDefault="00947C31" w:rsidP="00A4061C">
      <w:pPr>
        <w:pStyle w:val="ListParagraph"/>
        <w:rPr>
          <w:lang w:val="en-US"/>
        </w:rPr>
      </w:pPr>
    </w:p>
    <w:p w14:paraId="288285B7" w14:textId="77777777" w:rsidR="00947C31" w:rsidRDefault="00947C31" w:rsidP="00A4061C">
      <w:pPr>
        <w:pStyle w:val="ListParagraph"/>
        <w:rPr>
          <w:lang w:val="en-US"/>
        </w:rPr>
      </w:pPr>
    </w:p>
    <w:p w14:paraId="5779A597" w14:textId="77777777" w:rsidR="00947C31" w:rsidRDefault="00947C31" w:rsidP="00A4061C">
      <w:pPr>
        <w:pStyle w:val="ListParagraph"/>
        <w:rPr>
          <w:lang w:val="en-US"/>
        </w:rPr>
      </w:pPr>
    </w:p>
    <w:p w14:paraId="56AD987A" w14:textId="77777777" w:rsidR="00947C31" w:rsidRDefault="00947C31" w:rsidP="00A4061C">
      <w:pPr>
        <w:pStyle w:val="ListParagraph"/>
        <w:rPr>
          <w:lang w:val="en-US"/>
        </w:rPr>
      </w:pPr>
    </w:p>
    <w:p w14:paraId="3FC0C1BD" w14:textId="60D556AF" w:rsidR="00511A8D" w:rsidRDefault="00511A8D" w:rsidP="00A4061C">
      <w:pPr>
        <w:pStyle w:val="ListParagraph"/>
        <w:rPr>
          <w:lang w:val="en-US"/>
        </w:rPr>
      </w:pPr>
    </w:p>
    <w:p w14:paraId="736B6E68" w14:textId="55F71C51" w:rsidR="00511A8D" w:rsidRDefault="00511A8D" w:rsidP="00585094">
      <w:pPr>
        <w:pStyle w:val="ListParagraph"/>
        <w:numPr>
          <w:ilvl w:val="0"/>
          <w:numId w:val="10"/>
        </w:numPr>
        <w:rPr>
          <w:lang w:val="en-US"/>
        </w:rPr>
      </w:pPr>
      <w:r>
        <w:rPr>
          <w:lang w:val="en-US"/>
        </w:rPr>
        <w:lastRenderedPageBreak/>
        <w:t>At this point you should have completed the General Setup stage, and have a screen as follows:</w:t>
      </w:r>
    </w:p>
    <w:p w14:paraId="040644D8" w14:textId="77777777" w:rsidR="00511A8D" w:rsidRDefault="00511A8D" w:rsidP="00511A8D">
      <w:pPr>
        <w:pStyle w:val="ListParagraph"/>
        <w:rPr>
          <w:lang w:val="en-US"/>
        </w:rPr>
      </w:pPr>
    </w:p>
    <w:p w14:paraId="6B4F761F" w14:textId="17942448" w:rsidR="00115D5C" w:rsidRDefault="00511A8D" w:rsidP="00A4061C">
      <w:pPr>
        <w:pStyle w:val="ListParagraph"/>
        <w:rPr>
          <w:lang w:val="en-US"/>
        </w:rPr>
      </w:pPr>
      <w:r>
        <w:rPr>
          <w:noProof/>
        </w:rPr>
        <w:drawing>
          <wp:inline distT="0" distB="0" distL="0" distR="0" wp14:anchorId="0B567071" wp14:editId="2D49B388">
            <wp:extent cx="5892422" cy="27051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6018" cy="2725114"/>
                    </a:xfrm>
                    <a:prstGeom prst="rect">
                      <a:avLst/>
                    </a:prstGeom>
                  </pic:spPr>
                </pic:pic>
              </a:graphicData>
            </a:graphic>
          </wp:inline>
        </w:drawing>
      </w:r>
    </w:p>
    <w:p w14:paraId="2940A963" w14:textId="30AEFC87" w:rsidR="00511A8D" w:rsidRDefault="00511A8D" w:rsidP="00A4061C">
      <w:pPr>
        <w:pStyle w:val="ListParagraph"/>
        <w:rPr>
          <w:lang w:val="en-US"/>
        </w:rPr>
      </w:pPr>
    </w:p>
    <w:p w14:paraId="441A9E69" w14:textId="4C3BF40A" w:rsidR="00511A8D" w:rsidRDefault="00511A8D" w:rsidP="00A4061C">
      <w:pPr>
        <w:pStyle w:val="ListParagraph"/>
        <w:rPr>
          <w:lang w:val="en-US"/>
        </w:rPr>
      </w:pPr>
    </w:p>
    <w:p w14:paraId="330E11EE" w14:textId="5C69D459" w:rsidR="00511A8D" w:rsidRDefault="00511A8D" w:rsidP="00511A8D">
      <w:pPr>
        <w:pStyle w:val="Heading1"/>
        <w:rPr>
          <w:lang w:val="en-US"/>
        </w:rPr>
      </w:pPr>
      <w:r>
        <w:rPr>
          <w:lang w:val="en-US"/>
        </w:rPr>
        <w:t>Desktop Assignment</w:t>
      </w:r>
    </w:p>
    <w:p w14:paraId="6C84A95C" w14:textId="77777777" w:rsidR="00DD24A0" w:rsidRPr="00DD24A0" w:rsidRDefault="00DD24A0" w:rsidP="00DD24A0">
      <w:pPr>
        <w:rPr>
          <w:lang w:val="en-US"/>
        </w:rPr>
      </w:pPr>
    </w:p>
    <w:p w14:paraId="6304451A" w14:textId="3587E3CD" w:rsidR="00511A8D" w:rsidRDefault="00511A8D">
      <w:pPr>
        <w:pStyle w:val="ListParagraph"/>
        <w:numPr>
          <w:ilvl w:val="0"/>
          <w:numId w:val="15"/>
        </w:numPr>
        <w:rPr>
          <w:lang w:val="en-US"/>
        </w:rPr>
        <w:pPrChange w:id="81" w:author="Barry Willis" w:date="2020-03-25T19:40:00Z">
          <w:pPr>
            <w:pStyle w:val="ListParagraph"/>
            <w:numPr>
              <w:numId w:val="10"/>
            </w:numPr>
            <w:ind w:left="360" w:hanging="360"/>
          </w:pPr>
        </w:pPrChange>
      </w:pPr>
      <w:r>
        <w:rPr>
          <w:lang w:val="en-US"/>
        </w:rPr>
        <w:t>This phase of the deployment completes the following tasks:</w:t>
      </w:r>
    </w:p>
    <w:p w14:paraId="0E007383" w14:textId="200EEE8A" w:rsidR="008262D4" w:rsidRDefault="008262D4">
      <w:pPr>
        <w:pStyle w:val="ListParagraph"/>
        <w:numPr>
          <w:ilvl w:val="1"/>
          <w:numId w:val="15"/>
        </w:numPr>
        <w:rPr>
          <w:lang w:val="en-US"/>
        </w:rPr>
        <w:pPrChange w:id="82" w:author="Barry Willis" w:date="2020-03-25T19:40:00Z">
          <w:pPr>
            <w:pStyle w:val="ListParagraph"/>
            <w:numPr>
              <w:ilvl w:val="1"/>
              <w:numId w:val="10"/>
            </w:numPr>
            <w:ind w:left="1080" w:hanging="360"/>
          </w:pPr>
        </w:pPrChange>
      </w:pPr>
      <w:r>
        <w:rPr>
          <w:lang w:val="en-US"/>
        </w:rPr>
        <w:t>Imports a VM</w:t>
      </w:r>
    </w:p>
    <w:p w14:paraId="5500832B" w14:textId="656926C0" w:rsidR="00511A8D" w:rsidRDefault="00511A8D">
      <w:pPr>
        <w:pStyle w:val="ListParagraph"/>
        <w:numPr>
          <w:ilvl w:val="1"/>
          <w:numId w:val="15"/>
        </w:numPr>
        <w:rPr>
          <w:lang w:val="en-US"/>
        </w:rPr>
        <w:pPrChange w:id="83" w:author="Barry Willis" w:date="2020-03-25T19:40:00Z">
          <w:pPr>
            <w:pStyle w:val="ListParagraph"/>
            <w:numPr>
              <w:ilvl w:val="1"/>
              <w:numId w:val="10"/>
            </w:numPr>
            <w:ind w:left="1080" w:hanging="360"/>
          </w:pPr>
        </w:pPrChange>
      </w:pPr>
      <w:r>
        <w:rPr>
          <w:lang w:val="en-US"/>
        </w:rPr>
        <w:t>Allows for preparation &amp; customization of the image</w:t>
      </w:r>
    </w:p>
    <w:p w14:paraId="27F1A564" w14:textId="4F50AF7D" w:rsidR="008262D4" w:rsidRDefault="008262D4">
      <w:pPr>
        <w:pStyle w:val="ListParagraph"/>
        <w:numPr>
          <w:ilvl w:val="1"/>
          <w:numId w:val="15"/>
        </w:numPr>
        <w:rPr>
          <w:lang w:val="en-US"/>
        </w:rPr>
        <w:pPrChange w:id="84" w:author="Barry Willis" w:date="2020-03-25T19:40:00Z">
          <w:pPr>
            <w:pStyle w:val="ListParagraph"/>
            <w:numPr>
              <w:ilvl w:val="1"/>
              <w:numId w:val="10"/>
            </w:numPr>
            <w:ind w:left="1080" w:hanging="360"/>
          </w:pPr>
        </w:pPrChange>
      </w:pPr>
      <w:r>
        <w:rPr>
          <w:lang w:val="en-US"/>
        </w:rPr>
        <w:t>Creation of an image for your VDI/RDSH systems</w:t>
      </w:r>
    </w:p>
    <w:p w14:paraId="1A185D63" w14:textId="5A90AE39" w:rsidR="00511A8D" w:rsidRDefault="0031482C">
      <w:pPr>
        <w:pStyle w:val="ListParagraph"/>
        <w:numPr>
          <w:ilvl w:val="1"/>
          <w:numId w:val="15"/>
        </w:numPr>
        <w:rPr>
          <w:lang w:val="en-US"/>
        </w:rPr>
        <w:pPrChange w:id="85" w:author="Barry Willis" w:date="2020-03-25T19:40:00Z">
          <w:pPr>
            <w:pStyle w:val="ListParagraph"/>
            <w:numPr>
              <w:ilvl w:val="1"/>
              <w:numId w:val="10"/>
            </w:numPr>
            <w:ind w:left="1080" w:hanging="360"/>
          </w:pPr>
        </w:pPrChange>
      </w:pPr>
      <w:r>
        <w:rPr>
          <w:lang w:val="en-US"/>
        </w:rPr>
        <w:t xml:space="preserve">Creates a </w:t>
      </w:r>
      <w:r w:rsidR="005236C6">
        <w:rPr>
          <w:lang w:val="en-US"/>
        </w:rPr>
        <w:t>Desktop farm for your PODs/Users to consume</w:t>
      </w:r>
    </w:p>
    <w:p w14:paraId="5FF85A0F" w14:textId="77777777" w:rsidR="005236C6" w:rsidRDefault="005236C6" w:rsidP="005236C6">
      <w:pPr>
        <w:pStyle w:val="ListParagraph"/>
        <w:ind w:left="1440"/>
        <w:rPr>
          <w:lang w:val="en-US"/>
        </w:rPr>
      </w:pPr>
    </w:p>
    <w:p w14:paraId="6BCB6968" w14:textId="0E60D7B8" w:rsidR="00511A8D" w:rsidRDefault="00511A8D">
      <w:pPr>
        <w:pStyle w:val="ListParagraph"/>
        <w:numPr>
          <w:ilvl w:val="0"/>
          <w:numId w:val="15"/>
        </w:numPr>
        <w:rPr>
          <w:lang w:val="en-US"/>
        </w:rPr>
        <w:pPrChange w:id="86" w:author="Barry Willis" w:date="2020-03-25T19:40:00Z">
          <w:pPr>
            <w:pStyle w:val="ListParagraph"/>
            <w:numPr>
              <w:numId w:val="10"/>
            </w:numPr>
            <w:ind w:left="360" w:hanging="360"/>
          </w:pPr>
        </w:pPrChange>
      </w:pPr>
      <w:r>
        <w:rPr>
          <w:lang w:val="en-US"/>
        </w:rPr>
        <w:t>On Import VM, click ADD to begin</w:t>
      </w:r>
    </w:p>
    <w:p w14:paraId="0BB9F985" w14:textId="77777777" w:rsidR="005236C6" w:rsidRDefault="005236C6" w:rsidP="005236C6">
      <w:pPr>
        <w:pStyle w:val="ListParagraph"/>
        <w:rPr>
          <w:lang w:val="en-US"/>
        </w:rPr>
      </w:pPr>
    </w:p>
    <w:p w14:paraId="459370D7" w14:textId="34406CDC" w:rsidR="00511A8D" w:rsidRDefault="00511A8D" w:rsidP="00511A8D">
      <w:pPr>
        <w:pStyle w:val="ListParagraph"/>
        <w:rPr>
          <w:lang w:val="en-US"/>
        </w:rPr>
      </w:pPr>
      <w:r>
        <w:rPr>
          <w:noProof/>
        </w:rPr>
        <w:drawing>
          <wp:inline distT="0" distB="0" distL="0" distR="0" wp14:anchorId="351EC4D3" wp14:editId="51D07E13">
            <wp:extent cx="5486400" cy="1705122"/>
            <wp:effectExtent l="0" t="0" r="0" b="952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2037" cy="1713090"/>
                    </a:xfrm>
                    <a:prstGeom prst="rect">
                      <a:avLst/>
                    </a:prstGeom>
                  </pic:spPr>
                </pic:pic>
              </a:graphicData>
            </a:graphic>
          </wp:inline>
        </w:drawing>
      </w:r>
    </w:p>
    <w:p w14:paraId="154F8C3C" w14:textId="77777777" w:rsidR="005236C6" w:rsidRDefault="005236C6" w:rsidP="00511A8D">
      <w:pPr>
        <w:pStyle w:val="ListParagraph"/>
        <w:rPr>
          <w:lang w:val="en-US"/>
        </w:rPr>
      </w:pPr>
    </w:p>
    <w:p w14:paraId="13CA8B35" w14:textId="77777777" w:rsidR="005236C6" w:rsidRDefault="005236C6" w:rsidP="00511A8D">
      <w:pPr>
        <w:pStyle w:val="ListParagraph"/>
        <w:rPr>
          <w:lang w:val="en-US"/>
        </w:rPr>
      </w:pPr>
    </w:p>
    <w:p w14:paraId="269D048C" w14:textId="09B44541" w:rsidR="00511A8D" w:rsidRDefault="00511A8D" w:rsidP="00511A8D">
      <w:pPr>
        <w:pStyle w:val="ListParagraph"/>
        <w:rPr>
          <w:lang w:val="en-US"/>
        </w:rPr>
      </w:pPr>
    </w:p>
    <w:p w14:paraId="63D194D2" w14:textId="7C553D22" w:rsidR="00511A8D" w:rsidRDefault="0061592B">
      <w:pPr>
        <w:pStyle w:val="ListParagraph"/>
        <w:numPr>
          <w:ilvl w:val="0"/>
          <w:numId w:val="15"/>
        </w:numPr>
        <w:rPr>
          <w:lang w:val="en-US"/>
        </w:rPr>
        <w:pPrChange w:id="87" w:author="Barry Willis" w:date="2020-03-25T19:40:00Z">
          <w:pPr>
            <w:pStyle w:val="ListParagraph"/>
            <w:numPr>
              <w:numId w:val="10"/>
            </w:numPr>
            <w:ind w:left="360" w:hanging="360"/>
          </w:pPr>
        </w:pPrChange>
      </w:pPr>
      <w:r>
        <w:rPr>
          <w:lang w:val="en-US"/>
        </w:rPr>
        <w:lastRenderedPageBreak/>
        <w:t>You will have the option to Import a Virtual Machine or Import a Windows OS Virtual Machine from the marketplace, which will automatically be configured with the Horizon Cloud Agents.</w:t>
      </w:r>
    </w:p>
    <w:p w14:paraId="6D174765" w14:textId="77777777" w:rsidR="0061592B" w:rsidRDefault="0061592B" w:rsidP="0061592B">
      <w:pPr>
        <w:pStyle w:val="ListParagraph"/>
        <w:rPr>
          <w:lang w:val="en-US"/>
        </w:rPr>
      </w:pPr>
    </w:p>
    <w:p w14:paraId="08592DE5" w14:textId="16066E9B" w:rsidR="00511A8D" w:rsidRDefault="0061592B" w:rsidP="00511A8D">
      <w:pPr>
        <w:pStyle w:val="ListParagraph"/>
        <w:rPr>
          <w:lang w:val="en-US"/>
        </w:rPr>
      </w:pPr>
      <w:r>
        <w:rPr>
          <w:noProof/>
        </w:rPr>
        <w:drawing>
          <wp:inline distT="0" distB="0" distL="0" distR="0" wp14:anchorId="4A94C8D5" wp14:editId="7825DF5C">
            <wp:extent cx="5346700" cy="2548251"/>
            <wp:effectExtent l="0" t="0" r="635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561" cy="2560100"/>
                    </a:xfrm>
                    <a:prstGeom prst="rect">
                      <a:avLst/>
                    </a:prstGeom>
                  </pic:spPr>
                </pic:pic>
              </a:graphicData>
            </a:graphic>
          </wp:inline>
        </w:drawing>
      </w:r>
    </w:p>
    <w:p w14:paraId="451B3375" w14:textId="77777777" w:rsidR="007D4B22" w:rsidRDefault="007D4B22" w:rsidP="00511A8D">
      <w:pPr>
        <w:pStyle w:val="ListParagraph"/>
        <w:rPr>
          <w:lang w:val="en-US"/>
        </w:rPr>
      </w:pPr>
    </w:p>
    <w:p w14:paraId="1EB8FE4D" w14:textId="0C7D579E" w:rsidR="002E0A71" w:rsidRDefault="0088527B">
      <w:pPr>
        <w:pPrChange w:id="88" w:author="Barry Willis" w:date="2020-03-25T19:41:00Z">
          <w:pPr>
            <w:pStyle w:val="ListParagraph"/>
          </w:pPr>
        </w:pPrChange>
      </w:pPr>
      <w:ins w:id="89" w:author="Barry Willis" w:date="2020-03-25T19:41:00Z">
        <w:r>
          <w:t xml:space="preserve">To </w:t>
        </w:r>
      </w:ins>
      <w:del w:id="90" w:author="Barry Willis" w:date="2020-03-25T19:41:00Z">
        <w:r w:rsidR="002E0A71" w:rsidRPr="002E0A71" w:rsidDel="0088527B">
          <w:delText>C</w:delText>
        </w:r>
      </w:del>
      <w:ins w:id="91" w:author="Barry Willis" w:date="2020-03-25T19:41:00Z">
        <w:r>
          <w:t>c</w:t>
        </w:r>
      </w:ins>
      <w:r w:rsidR="002E0A71" w:rsidRPr="002E0A71">
        <w:t>reating Desktop Images for a Horizon Cloud Pod in Microsoft Azure</w:t>
      </w:r>
      <w:ins w:id="92" w:author="Barry Willis" w:date="2020-03-25T19:41:00Z">
        <w:r>
          <w:t>, see:</w:t>
        </w:r>
      </w:ins>
      <w:del w:id="93" w:author="Barry Willis" w:date="2020-03-25T19:41:00Z">
        <w:r w:rsidR="002E0A71" w:rsidDel="0088527B">
          <w:delText>:</w:delText>
        </w:r>
      </w:del>
    </w:p>
    <w:p w14:paraId="5E8CDD19" w14:textId="3F970DB5" w:rsidR="002E0A71" w:rsidRPr="002E0A71" w:rsidDel="0088527B" w:rsidRDefault="002E0A71">
      <w:pPr>
        <w:rPr>
          <w:del w:id="94" w:author="Barry Willis" w:date="2020-03-25T19:41:00Z"/>
        </w:rPr>
        <w:pPrChange w:id="95" w:author="Barry Willis" w:date="2020-03-25T19:41:00Z">
          <w:pPr>
            <w:pStyle w:val="ListParagraph"/>
          </w:pPr>
        </w:pPrChange>
      </w:pPr>
    </w:p>
    <w:p w14:paraId="5DB86798" w14:textId="7FAFAE66" w:rsidR="00A91162" w:rsidRDefault="0088527B">
      <w:pPr>
        <w:pPrChange w:id="96" w:author="Barry Willis" w:date="2020-03-25T19:41:00Z">
          <w:pPr>
            <w:pStyle w:val="ListParagraph"/>
          </w:pPr>
        </w:pPrChange>
      </w:pPr>
      <w:r>
        <w:fldChar w:fldCharType="begin"/>
      </w:r>
      <w:r>
        <w:instrText xml:space="preserve"> HYPERLINK "https://docs.vmware.com/en/VMware-Horizon-Cloud-Service/services/hzncloudmsazure.admin15/GUID-D090D2ED-6446-4544-BEEC-D01F60F1F62B.html" </w:instrText>
      </w:r>
      <w:r>
        <w:fldChar w:fldCharType="separate"/>
      </w:r>
      <w:r w:rsidR="00A91162">
        <w:rPr>
          <w:rStyle w:val="Hyperlink"/>
        </w:rPr>
        <w:t>https://docs.vmware.com/en/VMware-Horizon-Cloud-Service/services/hzncloudmsazure.admin15/GUID-D090D2ED-6446-4544-BEEC-D01F60F1F62B.html</w:t>
      </w:r>
      <w:r>
        <w:rPr>
          <w:rStyle w:val="Hyperlink"/>
        </w:rPr>
        <w:fldChar w:fldCharType="end"/>
      </w:r>
    </w:p>
    <w:p w14:paraId="0296050A" w14:textId="77777777" w:rsidR="00A91162" w:rsidRDefault="00A91162" w:rsidP="00511A8D">
      <w:pPr>
        <w:pStyle w:val="ListParagraph"/>
      </w:pPr>
    </w:p>
    <w:p w14:paraId="11B07C0B" w14:textId="77777777" w:rsidR="00A91162" w:rsidRDefault="00A91162" w:rsidP="00511A8D">
      <w:pPr>
        <w:pStyle w:val="ListParagraph"/>
        <w:rPr>
          <w:lang w:val="en-US"/>
        </w:rPr>
      </w:pPr>
    </w:p>
    <w:p w14:paraId="75C9D51F" w14:textId="77777777" w:rsidR="007114D0" w:rsidRDefault="007114D0" w:rsidP="00511A8D">
      <w:pPr>
        <w:pStyle w:val="ListParagraph"/>
        <w:rPr>
          <w:lang w:val="en-US"/>
        </w:rPr>
      </w:pPr>
    </w:p>
    <w:p w14:paraId="7873ECE7" w14:textId="77777777" w:rsidR="007114D0" w:rsidRDefault="007114D0" w:rsidP="00511A8D">
      <w:pPr>
        <w:pStyle w:val="ListParagraph"/>
        <w:rPr>
          <w:lang w:val="en-US"/>
        </w:rPr>
      </w:pPr>
    </w:p>
    <w:p w14:paraId="46ADE4A1" w14:textId="77777777" w:rsidR="007114D0" w:rsidRDefault="007114D0" w:rsidP="00511A8D">
      <w:pPr>
        <w:pStyle w:val="ListParagraph"/>
        <w:rPr>
          <w:lang w:val="en-US"/>
        </w:rPr>
      </w:pPr>
    </w:p>
    <w:p w14:paraId="71D64ECC" w14:textId="77777777" w:rsidR="007114D0" w:rsidRDefault="007114D0" w:rsidP="00511A8D">
      <w:pPr>
        <w:pStyle w:val="ListParagraph"/>
        <w:rPr>
          <w:lang w:val="en-US"/>
        </w:rPr>
      </w:pPr>
    </w:p>
    <w:p w14:paraId="37E02B5F" w14:textId="77777777" w:rsidR="007114D0" w:rsidRDefault="007114D0" w:rsidP="00511A8D">
      <w:pPr>
        <w:pStyle w:val="ListParagraph"/>
        <w:rPr>
          <w:lang w:val="en-US"/>
        </w:rPr>
      </w:pPr>
    </w:p>
    <w:p w14:paraId="6B49C2A2" w14:textId="77777777" w:rsidR="007114D0" w:rsidRDefault="007114D0" w:rsidP="00511A8D">
      <w:pPr>
        <w:pStyle w:val="ListParagraph"/>
        <w:rPr>
          <w:lang w:val="en-US"/>
        </w:rPr>
      </w:pPr>
    </w:p>
    <w:p w14:paraId="6F3E6825" w14:textId="77777777" w:rsidR="007114D0" w:rsidRDefault="007114D0" w:rsidP="00511A8D">
      <w:pPr>
        <w:pStyle w:val="ListParagraph"/>
        <w:rPr>
          <w:lang w:val="en-US"/>
        </w:rPr>
      </w:pPr>
    </w:p>
    <w:p w14:paraId="3055006B" w14:textId="77777777" w:rsidR="007114D0" w:rsidRDefault="007114D0" w:rsidP="00511A8D">
      <w:pPr>
        <w:pStyle w:val="ListParagraph"/>
        <w:rPr>
          <w:lang w:val="en-US"/>
        </w:rPr>
      </w:pPr>
    </w:p>
    <w:p w14:paraId="6DBF0206" w14:textId="77777777" w:rsidR="007114D0" w:rsidRDefault="007114D0" w:rsidP="00511A8D">
      <w:pPr>
        <w:pStyle w:val="ListParagraph"/>
        <w:rPr>
          <w:lang w:val="en-US"/>
        </w:rPr>
      </w:pPr>
    </w:p>
    <w:p w14:paraId="2D11FD86" w14:textId="77777777" w:rsidR="007114D0" w:rsidRDefault="007114D0" w:rsidP="00511A8D">
      <w:pPr>
        <w:pStyle w:val="ListParagraph"/>
        <w:rPr>
          <w:lang w:val="en-US"/>
        </w:rPr>
      </w:pPr>
    </w:p>
    <w:p w14:paraId="46990365" w14:textId="77777777" w:rsidR="007114D0" w:rsidRDefault="007114D0" w:rsidP="00511A8D">
      <w:pPr>
        <w:pStyle w:val="ListParagraph"/>
        <w:rPr>
          <w:lang w:val="en-US"/>
        </w:rPr>
      </w:pPr>
    </w:p>
    <w:p w14:paraId="3DE2FC05" w14:textId="77777777" w:rsidR="007114D0" w:rsidRDefault="007114D0" w:rsidP="00511A8D">
      <w:pPr>
        <w:pStyle w:val="ListParagraph"/>
        <w:rPr>
          <w:lang w:val="en-US"/>
        </w:rPr>
      </w:pPr>
    </w:p>
    <w:p w14:paraId="20C60A16" w14:textId="77777777" w:rsidR="007114D0" w:rsidRDefault="007114D0" w:rsidP="00511A8D">
      <w:pPr>
        <w:pStyle w:val="ListParagraph"/>
        <w:rPr>
          <w:lang w:val="en-US"/>
        </w:rPr>
      </w:pPr>
    </w:p>
    <w:p w14:paraId="3BD84E85" w14:textId="77777777" w:rsidR="007114D0" w:rsidRDefault="007114D0" w:rsidP="00511A8D">
      <w:pPr>
        <w:pStyle w:val="ListParagraph"/>
        <w:rPr>
          <w:lang w:val="en-US"/>
        </w:rPr>
      </w:pPr>
    </w:p>
    <w:p w14:paraId="3067E0A0" w14:textId="1A8649A8" w:rsidR="007114D0" w:rsidRDefault="007114D0" w:rsidP="00511A8D">
      <w:pPr>
        <w:pStyle w:val="ListParagraph"/>
        <w:rPr>
          <w:lang w:val="en-US"/>
        </w:rPr>
      </w:pPr>
    </w:p>
    <w:p w14:paraId="2CC46D00" w14:textId="77777777" w:rsidR="00100215" w:rsidRDefault="00100215" w:rsidP="00511A8D">
      <w:pPr>
        <w:pStyle w:val="ListParagraph"/>
        <w:rPr>
          <w:lang w:val="en-US"/>
        </w:rPr>
      </w:pPr>
    </w:p>
    <w:p w14:paraId="3C610F9E" w14:textId="77777777" w:rsidR="007114D0" w:rsidRDefault="007114D0" w:rsidP="00511A8D">
      <w:pPr>
        <w:pStyle w:val="ListParagraph"/>
        <w:rPr>
          <w:lang w:val="en-US"/>
        </w:rPr>
      </w:pPr>
    </w:p>
    <w:p w14:paraId="21F52722" w14:textId="77777777" w:rsidR="007114D0" w:rsidRDefault="007114D0" w:rsidP="00511A8D">
      <w:pPr>
        <w:pStyle w:val="ListParagraph"/>
        <w:rPr>
          <w:lang w:val="en-US"/>
        </w:rPr>
      </w:pPr>
    </w:p>
    <w:p w14:paraId="54F4F5B9" w14:textId="77777777" w:rsidR="007114D0" w:rsidRDefault="007114D0" w:rsidP="00511A8D">
      <w:pPr>
        <w:pStyle w:val="ListParagraph"/>
        <w:rPr>
          <w:lang w:val="en-US"/>
        </w:rPr>
      </w:pPr>
    </w:p>
    <w:p w14:paraId="55F32C1E" w14:textId="77777777" w:rsidR="007114D0" w:rsidRDefault="007114D0" w:rsidP="00511A8D">
      <w:pPr>
        <w:pStyle w:val="ListParagraph"/>
        <w:rPr>
          <w:lang w:val="en-US"/>
        </w:rPr>
      </w:pPr>
    </w:p>
    <w:p w14:paraId="54789702" w14:textId="1C2D6840" w:rsidR="00100215" w:rsidRDefault="0061592B" w:rsidP="00100215">
      <w:pPr>
        <w:pStyle w:val="ListParagraph"/>
        <w:numPr>
          <w:ilvl w:val="0"/>
          <w:numId w:val="15"/>
        </w:numPr>
        <w:rPr>
          <w:lang w:val="en-US"/>
        </w:rPr>
      </w:pPr>
      <w:r w:rsidRPr="0061592B">
        <w:rPr>
          <w:lang w:val="en-US"/>
        </w:rPr>
        <w:t xml:space="preserve">For this deployment, I will select an image from the Marketplace. </w:t>
      </w:r>
    </w:p>
    <w:p w14:paraId="15052550" w14:textId="77777777" w:rsidR="00100215" w:rsidRPr="00100215" w:rsidRDefault="00100215" w:rsidP="00100215">
      <w:pPr>
        <w:pStyle w:val="ListParagraph"/>
        <w:ind w:left="360"/>
        <w:rPr>
          <w:lang w:val="en-US"/>
        </w:rPr>
      </w:pPr>
    </w:p>
    <w:p w14:paraId="7B48F093" w14:textId="5D0AF720" w:rsidR="0061592B" w:rsidRDefault="0061592B">
      <w:pPr>
        <w:pStyle w:val="ListParagraph"/>
        <w:rPr>
          <w:lang w:val="en-US"/>
        </w:rPr>
        <w:pPrChange w:id="97" w:author="Barry Willis" w:date="2020-03-25T19:42:00Z">
          <w:pPr>
            <w:pStyle w:val="ListParagraph"/>
            <w:numPr>
              <w:numId w:val="10"/>
            </w:numPr>
            <w:ind w:left="360" w:hanging="360"/>
          </w:pPr>
        </w:pPrChange>
      </w:pPr>
      <w:r>
        <w:rPr>
          <w:noProof/>
        </w:rPr>
        <w:drawing>
          <wp:inline distT="0" distB="0" distL="0" distR="0" wp14:anchorId="195B8E99" wp14:editId="4DF89C89">
            <wp:extent cx="3486150" cy="535305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5092" cy="5397491"/>
                    </a:xfrm>
                    <a:prstGeom prst="rect">
                      <a:avLst/>
                    </a:prstGeom>
                  </pic:spPr>
                </pic:pic>
              </a:graphicData>
            </a:graphic>
          </wp:inline>
        </w:drawing>
      </w:r>
    </w:p>
    <w:p w14:paraId="5D0C1004" w14:textId="77777777" w:rsidR="007114D0" w:rsidRDefault="007114D0" w:rsidP="007114D0">
      <w:pPr>
        <w:pStyle w:val="ListParagraph"/>
        <w:rPr>
          <w:lang w:val="en-US"/>
        </w:rPr>
      </w:pPr>
    </w:p>
    <w:p w14:paraId="1DCDAE17" w14:textId="0FCDE7F3" w:rsidR="0061592B" w:rsidRDefault="0061592B">
      <w:pPr>
        <w:pStyle w:val="ListParagraph"/>
        <w:numPr>
          <w:ilvl w:val="1"/>
          <w:numId w:val="17"/>
        </w:numPr>
        <w:rPr>
          <w:lang w:val="en-US"/>
        </w:rPr>
        <w:pPrChange w:id="98" w:author="Barry Willis" w:date="2020-03-25T19:43:00Z">
          <w:pPr>
            <w:pStyle w:val="ListParagraph"/>
            <w:numPr>
              <w:ilvl w:val="1"/>
              <w:numId w:val="10"/>
            </w:numPr>
            <w:ind w:left="1080" w:hanging="360"/>
          </w:pPr>
        </w:pPrChange>
      </w:pPr>
      <w:r>
        <w:rPr>
          <w:lang w:val="en-US"/>
        </w:rPr>
        <w:t>Select an OS – I have selected Windows 10 Multisession 1909 with Office</w:t>
      </w:r>
    </w:p>
    <w:p w14:paraId="6948060E" w14:textId="3C22811D" w:rsidR="0061592B" w:rsidRDefault="0061592B">
      <w:pPr>
        <w:pStyle w:val="ListParagraph"/>
        <w:numPr>
          <w:ilvl w:val="1"/>
          <w:numId w:val="17"/>
        </w:numPr>
        <w:rPr>
          <w:lang w:val="en-US"/>
        </w:rPr>
        <w:pPrChange w:id="99" w:author="Barry Willis" w:date="2020-03-25T19:43:00Z">
          <w:pPr>
            <w:pStyle w:val="ListParagraph"/>
            <w:numPr>
              <w:ilvl w:val="1"/>
              <w:numId w:val="10"/>
            </w:numPr>
            <w:ind w:left="1080" w:hanging="360"/>
          </w:pPr>
        </w:pPrChange>
      </w:pPr>
      <w:r>
        <w:rPr>
          <w:lang w:val="en-US"/>
        </w:rPr>
        <w:t>Options for GPU (if available in your selected region)</w:t>
      </w:r>
    </w:p>
    <w:p w14:paraId="12BFFA66" w14:textId="7148ADC5" w:rsidR="0061592B" w:rsidRDefault="0061592B">
      <w:pPr>
        <w:pStyle w:val="ListParagraph"/>
        <w:numPr>
          <w:ilvl w:val="1"/>
          <w:numId w:val="17"/>
        </w:numPr>
        <w:rPr>
          <w:lang w:val="en-US"/>
        </w:rPr>
        <w:pPrChange w:id="100" w:author="Barry Willis" w:date="2020-03-25T19:43:00Z">
          <w:pPr>
            <w:pStyle w:val="ListParagraph"/>
            <w:numPr>
              <w:ilvl w:val="1"/>
              <w:numId w:val="10"/>
            </w:numPr>
            <w:ind w:left="1080" w:hanging="360"/>
          </w:pPr>
        </w:pPrChange>
      </w:pPr>
      <w:r>
        <w:rPr>
          <w:lang w:val="en-US"/>
        </w:rPr>
        <w:t>Domain Join – Select this option if it is your finalized image for Pod Deployment only.</w:t>
      </w:r>
    </w:p>
    <w:p w14:paraId="0C3F3FE7" w14:textId="3857FD64" w:rsidR="0061592B" w:rsidRDefault="0061592B">
      <w:pPr>
        <w:pStyle w:val="ListParagraph"/>
        <w:numPr>
          <w:ilvl w:val="1"/>
          <w:numId w:val="17"/>
        </w:numPr>
        <w:rPr>
          <w:lang w:val="en-US"/>
        </w:rPr>
        <w:pPrChange w:id="101" w:author="Barry Willis" w:date="2020-03-25T19:43:00Z">
          <w:pPr>
            <w:pStyle w:val="ListParagraph"/>
            <w:numPr>
              <w:ilvl w:val="1"/>
              <w:numId w:val="10"/>
            </w:numPr>
            <w:ind w:left="1080" w:hanging="360"/>
          </w:pPr>
        </w:pPrChange>
      </w:pPr>
      <w:r>
        <w:rPr>
          <w:lang w:val="en-US"/>
        </w:rPr>
        <w:t>Enable Public IP – for RDP access to machine for customizations.</w:t>
      </w:r>
    </w:p>
    <w:p w14:paraId="790E4F2B" w14:textId="69F81E16" w:rsidR="00FB1CDC" w:rsidRPr="00FB1CDC" w:rsidRDefault="00FB1CDC">
      <w:pPr>
        <w:pStyle w:val="ListParagraph"/>
        <w:numPr>
          <w:ilvl w:val="1"/>
          <w:numId w:val="17"/>
        </w:numPr>
        <w:rPr>
          <w:lang w:val="en-US"/>
        </w:rPr>
        <w:pPrChange w:id="102" w:author="Barry Willis" w:date="2020-03-25T19:43:00Z">
          <w:pPr>
            <w:pStyle w:val="ListParagraph"/>
            <w:numPr>
              <w:ilvl w:val="1"/>
              <w:numId w:val="10"/>
            </w:numPr>
            <w:ind w:left="1080" w:hanging="360"/>
          </w:pPr>
        </w:pPrChange>
      </w:pPr>
      <w:r w:rsidRPr="00FB1CDC">
        <w:rPr>
          <w:lang w:val="en-US"/>
        </w:rPr>
        <w:t>Optimize Windows Image –</w:t>
      </w:r>
      <w:r>
        <w:rPr>
          <w:lang w:val="en-US"/>
        </w:rPr>
        <w:t xml:space="preserve"> </w:t>
      </w:r>
      <w:r w:rsidRPr="00FB1CDC">
        <w:rPr>
          <w:lang w:val="en-US"/>
        </w:rPr>
        <w:t xml:space="preserve"> details </w:t>
      </w:r>
      <w:r w:rsidR="0088527B">
        <w:fldChar w:fldCharType="begin"/>
      </w:r>
      <w:r w:rsidR="0088527B">
        <w:instrText xml:space="preserve"> HYPERLINK "https://docs.vmware.com/en/VMware-Horizon-Cloud-Service/services/hzncloudmsazure.admin15/GUID-B6C49A99-0A72-418C-87DD-5C7751E7C951.html" </w:instrText>
      </w:r>
      <w:r w:rsidR="0088527B">
        <w:fldChar w:fldCharType="separate"/>
      </w:r>
      <w:r w:rsidRPr="00FB1CDC">
        <w:rPr>
          <w:rStyle w:val="Hyperlink"/>
          <w:lang w:val="en-US"/>
        </w:rPr>
        <w:t>here</w:t>
      </w:r>
      <w:r w:rsidR="0088527B">
        <w:rPr>
          <w:rStyle w:val="Hyperlink"/>
          <w:lang w:val="en-US"/>
        </w:rPr>
        <w:fldChar w:fldCharType="end"/>
      </w:r>
    </w:p>
    <w:p w14:paraId="22A0C7F0" w14:textId="4C3D2E5E" w:rsidR="0061592B" w:rsidRDefault="00FB1CDC">
      <w:pPr>
        <w:pStyle w:val="ListParagraph"/>
        <w:numPr>
          <w:ilvl w:val="1"/>
          <w:numId w:val="17"/>
        </w:numPr>
        <w:rPr>
          <w:lang w:val="en-US"/>
        </w:rPr>
        <w:pPrChange w:id="103" w:author="Barry Willis" w:date="2020-03-25T19:43:00Z">
          <w:pPr>
            <w:pStyle w:val="ListParagraph"/>
            <w:numPr>
              <w:ilvl w:val="1"/>
              <w:numId w:val="10"/>
            </w:numPr>
            <w:ind w:left="1080" w:hanging="360"/>
          </w:pPr>
        </w:pPrChange>
      </w:pPr>
      <w:r>
        <w:rPr>
          <w:lang w:val="en-US"/>
        </w:rPr>
        <w:t xml:space="preserve">Admin Credentials for the VM, </w:t>
      </w:r>
      <w:r w:rsidRPr="00FB1CDC">
        <w:rPr>
          <w:lang w:val="en-US"/>
        </w:rPr>
        <w:t>Create the admin username that will be used for the local admin account to access the VM's operating system, and also used during the convert to image process. This username can be a maximum of 15 characters in length, cannot end in a full stop (".") and cannot be a username that is not permitted in Microsoft Azure, like "guest" or "administrator".</w:t>
      </w:r>
    </w:p>
    <w:p w14:paraId="6228AA08" w14:textId="740B76A2" w:rsidR="00FB1CDC" w:rsidRDefault="00FB1CDC">
      <w:pPr>
        <w:pStyle w:val="ListParagraph"/>
        <w:numPr>
          <w:ilvl w:val="1"/>
          <w:numId w:val="17"/>
        </w:numPr>
        <w:rPr>
          <w:lang w:val="en-US"/>
        </w:rPr>
      </w:pPr>
      <w:r>
        <w:rPr>
          <w:lang w:val="en-US"/>
        </w:rPr>
        <w:lastRenderedPageBreak/>
        <w:t xml:space="preserve">Properties - </w:t>
      </w:r>
      <w:r w:rsidRPr="00FB1CDC">
        <w:rPr>
          <w:lang w:val="en-US"/>
        </w:rPr>
        <w:t>Give a unique name to the desktop that will be used to create an image. This image will be used as the operating system on the virtual desktops.</w:t>
      </w:r>
    </w:p>
    <w:p w14:paraId="76D31DDC" w14:textId="77777777" w:rsidR="00100215" w:rsidRDefault="00100215" w:rsidP="00100215">
      <w:pPr>
        <w:pStyle w:val="ListParagraph"/>
        <w:ind w:left="1080"/>
        <w:rPr>
          <w:lang w:val="en-US"/>
        </w:rPr>
      </w:pPr>
    </w:p>
    <w:p w14:paraId="704F9518" w14:textId="3FC4A1A0" w:rsidR="0061592B" w:rsidRPr="00FB1CDC" w:rsidRDefault="00FB1CDC">
      <w:pPr>
        <w:pStyle w:val="ListParagraph"/>
        <w:numPr>
          <w:ilvl w:val="1"/>
          <w:numId w:val="17"/>
        </w:numPr>
        <w:rPr>
          <w:lang w:val="en-US"/>
        </w:rPr>
        <w:pPrChange w:id="104" w:author="Barry Willis" w:date="2020-03-25T19:43:00Z">
          <w:pPr>
            <w:pStyle w:val="ListParagraph"/>
            <w:numPr>
              <w:ilvl w:val="1"/>
              <w:numId w:val="10"/>
            </w:numPr>
            <w:ind w:left="1080" w:hanging="360"/>
          </w:pPr>
        </w:pPrChange>
      </w:pPr>
      <w:r>
        <w:rPr>
          <w:lang w:val="en-US"/>
        </w:rPr>
        <w:t>Here is a list of Windows OS Images available as of writing this:</w:t>
      </w:r>
    </w:p>
    <w:p w14:paraId="7E420723" w14:textId="77777777" w:rsidR="0061592B" w:rsidRPr="0061592B" w:rsidRDefault="0061592B" w:rsidP="0061592B">
      <w:pPr>
        <w:pStyle w:val="ListParagraph"/>
        <w:rPr>
          <w:lang w:val="en-US"/>
        </w:rPr>
      </w:pPr>
    </w:p>
    <w:p w14:paraId="0FCDE97B" w14:textId="3135BD21" w:rsidR="0061592B" w:rsidRDefault="0061592B">
      <w:pPr>
        <w:pStyle w:val="ListParagraph"/>
        <w:ind w:left="1440"/>
        <w:rPr>
          <w:lang w:val="en-US"/>
        </w:rPr>
        <w:pPrChange w:id="105" w:author="Barry Willis" w:date="2020-03-25T19:43:00Z">
          <w:pPr>
            <w:pStyle w:val="ListParagraph"/>
          </w:pPr>
        </w:pPrChange>
      </w:pPr>
      <w:r>
        <w:rPr>
          <w:noProof/>
        </w:rPr>
        <w:drawing>
          <wp:inline distT="0" distB="0" distL="0" distR="0" wp14:anchorId="16146C13" wp14:editId="421EC343">
            <wp:extent cx="1612900" cy="2868189"/>
            <wp:effectExtent l="0" t="0" r="6350" b="88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5264" cy="2907958"/>
                    </a:xfrm>
                    <a:prstGeom prst="rect">
                      <a:avLst/>
                    </a:prstGeom>
                  </pic:spPr>
                </pic:pic>
              </a:graphicData>
            </a:graphic>
          </wp:inline>
        </w:drawing>
      </w:r>
    </w:p>
    <w:p w14:paraId="75A56204" w14:textId="6638A8DC" w:rsidR="00FB1CDC" w:rsidRDefault="00FB1CDC">
      <w:pPr>
        <w:pStyle w:val="ListParagraph"/>
        <w:numPr>
          <w:ilvl w:val="1"/>
          <w:numId w:val="17"/>
        </w:numPr>
        <w:rPr>
          <w:lang w:val="en-US"/>
        </w:rPr>
        <w:pPrChange w:id="106" w:author="Barry Willis" w:date="2020-03-25T19:44:00Z">
          <w:pPr>
            <w:pStyle w:val="ListParagraph"/>
            <w:numPr>
              <w:ilvl w:val="1"/>
              <w:numId w:val="10"/>
            </w:numPr>
            <w:ind w:left="1080" w:hanging="360"/>
          </w:pPr>
        </w:pPrChange>
      </w:pPr>
      <w:r>
        <w:rPr>
          <w:lang w:val="en-US"/>
        </w:rPr>
        <w:t>Here is a list of the advanced options that you can enable:</w:t>
      </w:r>
    </w:p>
    <w:p w14:paraId="58EA3127" w14:textId="77777777" w:rsidR="007114D0" w:rsidRDefault="007114D0" w:rsidP="007114D0">
      <w:pPr>
        <w:pStyle w:val="ListParagraph"/>
        <w:ind w:left="1440"/>
        <w:rPr>
          <w:lang w:val="en-US"/>
        </w:rPr>
      </w:pPr>
    </w:p>
    <w:p w14:paraId="7D3CF6CA" w14:textId="77777777" w:rsidR="007114D0" w:rsidRDefault="007114D0" w:rsidP="007114D0">
      <w:pPr>
        <w:pStyle w:val="ListParagraph"/>
        <w:ind w:left="1440"/>
        <w:rPr>
          <w:lang w:val="en-US"/>
        </w:rPr>
      </w:pPr>
    </w:p>
    <w:p w14:paraId="26B2EFDE" w14:textId="1F7129DB" w:rsidR="00FB1CDC" w:rsidRDefault="00FB1CDC" w:rsidP="00FB1CDC">
      <w:pPr>
        <w:pStyle w:val="ListParagraph"/>
        <w:ind w:left="1440"/>
        <w:rPr>
          <w:lang w:val="en-US"/>
        </w:rPr>
      </w:pPr>
      <w:r>
        <w:rPr>
          <w:noProof/>
        </w:rPr>
        <w:lastRenderedPageBreak/>
        <w:drawing>
          <wp:inline distT="0" distB="0" distL="0" distR="0" wp14:anchorId="535F7BB7" wp14:editId="21894D51">
            <wp:extent cx="3933825" cy="3946808"/>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0322" cy="3993458"/>
                    </a:xfrm>
                    <a:prstGeom prst="rect">
                      <a:avLst/>
                    </a:prstGeom>
                  </pic:spPr>
                </pic:pic>
              </a:graphicData>
            </a:graphic>
          </wp:inline>
        </w:drawing>
      </w:r>
    </w:p>
    <w:p w14:paraId="516A9F97" w14:textId="2B67CE68" w:rsidR="00FB1CDC" w:rsidRDefault="00FB1CDC" w:rsidP="00FB1CDC">
      <w:pPr>
        <w:pStyle w:val="ListParagraph"/>
        <w:rPr>
          <w:lang w:val="en-US"/>
        </w:rPr>
      </w:pPr>
    </w:p>
    <w:p w14:paraId="1F608D80" w14:textId="0E3F2561" w:rsidR="00FB1CDC" w:rsidRDefault="00FB1CDC">
      <w:pPr>
        <w:pStyle w:val="ListParagraph"/>
        <w:numPr>
          <w:ilvl w:val="0"/>
          <w:numId w:val="15"/>
        </w:numPr>
        <w:rPr>
          <w:lang w:val="en-US"/>
        </w:rPr>
        <w:pPrChange w:id="107" w:author="Barry Willis" w:date="2020-03-25T19:40:00Z">
          <w:pPr>
            <w:pStyle w:val="ListParagraph"/>
            <w:numPr>
              <w:numId w:val="10"/>
            </w:numPr>
            <w:ind w:left="360" w:hanging="360"/>
          </w:pPr>
        </w:pPrChange>
      </w:pPr>
      <w:r>
        <w:rPr>
          <w:lang w:val="en-US"/>
        </w:rPr>
        <w:t xml:space="preserve">Once the import process has </w:t>
      </w:r>
      <w:r w:rsidR="003D3191">
        <w:rPr>
          <w:lang w:val="en-US"/>
        </w:rPr>
        <w:t>completed, you can click Go to proceed with image customization.</w:t>
      </w:r>
    </w:p>
    <w:p w14:paraId="479CF757" w14:textId="77777777" w:rsidR="007114D0" w:rsidRDefault="007114D0" w:rsidP="007114D0">
      <w:pPr>
        <w:pStyle w:val="ListParagraph"/>
        <w:rPr>
          <w:lang w:val="en-US"/>
        </w:rPr>
      </w:pPr>
    </w:p>
    <w:p w14:paraId="16FB2B4F" w14:textId="24B6B55A" w:rsidR="003D3191" w:rsidRDefault="003D3191" w:rsidP="003D3191">
      <w:pPr>
        <w:pStyle w:val="ListParagraph"/>
        <w:rPr>
          <w:lang w:val="en-US"/>
        </w:rPr>
      </w:pPr>
      <w:r>
        <w:rPr>
          <w:noProof/>
        </w:rPr>
        <w:drawing>
          <wp:inline distT="0" distB="0" distL="0" distR="0" wp14:anchorId="24CD1891" wp14:editId="247B0ECB">
            <wp:extent cx="5422900" cy="677863"/>
            <wp:effectExtent l="0" t="0" r="6350" b="825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1766" cy="688971"/>
                    </a:xfrm>
                    <a:prstGeom prst="rect">
                      <a:avLst/>
                    </a:prstGeom>
                  </pic:spPr>
                </pic:pic>
              </a:graphicData>
            </a:graphic>
          </wp:inline>
        </w:drawing>
      </w:r>
    </w:p>
    <w:p w14:paraId="10580721" w14:textId="4BBF66BC" w:rsidR="003D3191" w:rsidRDefault="003D3191" w:rsidP="003D3191">
      <w:pPr>
        <w:pStyle w:val="ListParagraph"/>
        <w:rPr>
          <w:lang w:val="en-US"/>
        </w:rPr>
      </w:pPr>
    </w:p>
    <w:p w14:paraId="08D51E54" w14:textId="67ACEF69" w:rsidR="003D3191" w:rsidRDefault="007474B8">
      <w:pPr>
        <w:pStyle w:val="ListParagraph"/>
        <w:numPr>
          <w:ilvl w:val="0"/>
          <w:numId w:val="15"/>
        </w:numPr>
        <w:rPr>
          <w:lang w:val="en-US"/>
        </w:rPr>
        <w:pPrChange w:id="108" w:author="Barry Willis" w:date="2020-03-25T19:40:00Z">
          <w:pPr>
            <w:pStyle w:val="ListParagraph"/>
            <w:numPr>
              <w:numId w:val="10"/>
            </w:numPr>
            <w:ind w:left="360" w:hanging="360"/>
          </w:pPr>
        </w:pPrChange>
      </w:pPr>
      <w:r>
        <w:rPr>
          <w:lang w:val="en-US"/>
        </w:rPr>
        <w:t>You should now be presented with an imported VM with an agent status of Active. If its not active, select the VM and from the MORE menu, select “Reset Agent Pairing”</w:t>
      </w:r>
    </w:p>
    <w:p w14:paraId="70E017FE" w14:textId="77777777" w:rsidR="007114D0" w:rsidRDefault="007114D0" w:rsidP="007114D0">
      <w:pPr>
        <w:pStyle w:val="ListParagraph"/>
        <w:rPr>
          <w:lang w:val="en-US"/>
        </w:rPr>
      </w:pPr>
    </w:p>
    <w:p w14:paraId="70696FA6" w14:textId="4E498022" w:rsidR="007474B8" w:rsidRDefault="007474B8" w:rsidP="007474B8">
      <w:pPr>
        <w:pStyle w:val="ListParagraph"/>
        <w:rPr>
          <w:lang w:val="en-US"/>
        </w:rPr>
      </w:pPr>
      <w:r>
        <w:rPr>
          <w:noProof/>
        </w:rPr>
        <w:drawing>
          <wp:inline distT="0" distB="0" distL="0" distR="0" wp14:anchorId="3C5D9249" wp14:editId="63287177">
            <wp:extent cx="5410200" cy="905168"/>
            <wp:effectExtent l="0" t="0" r="0" b="952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3101" cy="920711"/>
                    </a:xfrm>
                    <a:prstGeom prst="rect">
                      <a:avLst/>
                    </a:prstGeom>
                  </pic:spPr>
                </pic:pic>
              </a:graphicData>
            </a:graphic>
          </wp:inline>
        </w:drawing>
      </w:r>
    </w:p>
    <w:p w14:paraId="74C56620" w14:textId="20373730" w:rsidR="007474B8" w:rsidRDefault="007474B8" w:rsidP="007474B8">
      <w:pPr>
        <w:pStyle w:val="ListParagraph"/>
        <w:rPr>
          <w:lang w:val="en-US"/>
        </w:rPr>
      </w:pPr>
    </w:p>
    <w:p w14:paraId="014CE4A3" w14:textId="1530212B" w:rsidR="007474B8" w:rsidRDefault="007474B8">
      <w:pPr>
        <w:pStyle w:val="ListParagraph"/>
        <w:numPr>
          <w:ilvl w:val="0"/>
          <w:numId w:val="15"/>
        </w:numPr>
        <w:rPr>
          <w:lang w:val="en-US"/>
        </w:rPr>
        <w:pPrChange w:id="109" w:author="Barry Willis" w:date="2020-03-25T19:40:00Z">
          <w:pPr>
            <w:pStyle w:val="ListParagraph"/>
            <w:numPr>
              <w:numId w:val="10"/>
            </w:numPr>
            <w:ind w:left="360" w:hanging="360"/>
          </w:pPr>
        </w:pPrChange>
      </w:pPr>
      <w:r>
        <w:rPr>
          <w:lang w:val="en-US"/>
        </w:rPr>
        <w:t>At this point now, you can login to this imported VM and begin your customizations. When you have completed your customizations, return to the main deployment menu (Settings &gt; Getting Started). Leave the machine powered on, as the next step (Create Image) requires the VM to be powered on.</w:t>
      </w:r>
    </w:p>
    <w:p w14:paraId="49B15181" w14:textId="77777777" w:rsidR="007114D0" w:rsidRDefault="007114D0" w:rsidP="007114D0">
      <w:pPr>
        <w:pStyle w:val="ListParagraph"/>
        <w:rPr>
          <w:lang w:val="en-US"/>
        </w:rPr>
      </w:pPr>
    </w:p>
    <w:p w14:paraId="270C5023" w14:textId="6853E5C9" w:rsidR="007474B8" w:rsidRDefault="007474B8">
      <w:pPr>
        <w:pStyle w:val="ListParagraph"/>
        <w:numPr>
          <w:ilvl w:val="0"/>
          <w:numId w:val="15"/>
        </w:numPr>
        <w:rPr>
          <w:lang w:val="en-US"/>
        </w:rPr>
        <w:pPrChange w:id="110" w:author="Barry Willis" w:date="2020-03-25T19:40:00Z">
          <w:pPr>
            <w:pStyle w:val="ListParagraph"/>
            <w:numPr>
              <w:numId w:val="10"/>
            </w:numPr>
            <w:ind w:left="360" w:hanging="360"/>
          </w:pPr>
        </w:pPrChange>
      </w:pPr>
      <w:r>
        <w:rPr>
          <w:lang w:val="en-US"/>
        </w:rPr>
        <w:t>The next step is the Create an image. Click on Create Image &gt; New</w:t>
      </w:r>
    </w:p>
    <w:p w14:paraId="3276DA13" w14:textId="77777777" w:rsidR="007114D0" w:rsidRDefault="007114D0" w:rsidP="007114D0">
      <w:pPr>
        <w:pStyle w:val="ListParagraph"/>
        <w:rPr>
          <w:lang w:val="en-US"/>
        </w:rPr>
      </w:pPr>
    </w:p>
    <w:p w14:paraId="4B20C988" w14:textId="3944D267" w:rsidR="007474B8" w:rsidRDefault="007474B8" w:rsidP="007474B8">
      <w:pPr>
        <w:pStyle w:val="ListParagraph"/>
        <w:rPr>
          <w:lang w:val="en-US"/>
        </w:rPr>
      </w:pPr>
      <w:r>
        <w:rPr>
          <w:noProof/>
        </w:rPr>
        <w:drawing>
          <wp:inline distT="0" distB="0" distL="0" distR="0" wp14:anchorId="472244E4" wp14:editId="49F30276">
            <wp:extent cx="5422900" cy="1522004"/>
            <wp:effectExtent l="0" t="0" r="6350" b="254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5503" cy="1539574"/>
                    </a:xfrm>
                    <a:prstGeom prst="rect">
                      <a:avLst/>
                    </a:prstGeom>
                  </pic:spPr>
                </pic:pic>
              </a:graphicData>
            </a:graphic>
          </wp:inline>
        </w:drawing>
      </w:r>
    </w:p>
    <w:p w14:paraId="20488CAA" w14:textId="20CA0D1C" w:rsidR="007474B8" w:rsidRDefault="007474B8" w:rsidP="007474B8">
      <w:pPr>
        <w:pStyle w:val="ListParagraph"/>
        <w:rPr>
          <w:lang w:val="en-US"/>
        </w:rPr>
      </w:pPr>
    </w:p>
    <w:p w14:paraId="0265C16B" w14:textId="14B9DBF9" w:rsidR="007474B8" w:rsidRDefault="007474B8" w:rsidP="007474B8">
      <w:pPr>
        <w:pStyle w:val="ListParagraph"/>
        <w:rPr>
          <w:lang w:val="en-US"/>
        </w:rPr>
      </w:pPr>
    </w:p>
    <w:p w14:paraId="3938987B" w14:textId="4B3E79EE" w:rsidR="007474B8" w:rsidRDefault="007474B8" w:rsidP="007474B8">
      <w:pPr>
        <w:pStyle w:val="ListParagraph"/>
        <w:rPr>
          <w:lang w:val="en-US"/>
        </w:rPr>
      </w:pPr>
    </w:p>
    <w:p w14:paraId="36D871BC" w14:textId="288FFDB5" w:rsidR="007474B8" w:rsidRDefault="007474B8" w:rsidP="007474B8">
      <w:pPr>
        <w:pStyle w:val="ListParagraph"/>
        <w:rPr>
          <w:lang w:val="en-US"/>
        </w:rPr>
      </w:pPr>
    </w:p>
    <w:p w14:paraId="3704DC60" w14:textId="50871DA0" w:rsidR="007474B8" w:rsidRDefault="007474B8" w:rsidP="007474B8">
      <w:pPr>
        <w:pStyle w:val="ListParagraph"/>
        <w:rPr>
          <w:lang w:val="en-US"/>
        </w:rPr>
      </w:pPr>
    </w:p>
    <w:p w14:paraId="6A88594A" w14:textId="0BD667BE" w:rsidR="007474B8" w:rsidRDefault="007474B8" w:rsidP="007474B8">
      <w:pPr>
        <w:pStyle w:val="ListParagraph"/>
        <w:rPr>
          <w:lang w:val="en-US"/>
        </w:rPr>
      </w:pPr>
    </w:p>
    <w:p w14:paraId="3B56A12A" w14:textId="0571AA7E" w:rsidR="007474B8" w:rsidRDefault="007474B8" w:rsidP="007474B8">
      <w:pPr>
        <w:pStyle w:val="ListParagraph"/>
        <w:rPr>
          <w:lang w:val="en-US"/>
        </w:rPr>
      </w:pPr>
    </w:p>
    <w:p w14:paraId="74A65C44" w14:textId="2D2E9B42" w:rsidR="007474B8" w:rsidRDefault="007474B8" w:rsidP="007474B8">
      <w:pPr>
        <w:pStyle w:val="ListParagraph"/>
        <w:rPr>
          <w:lang w:val="en-US"/>
        </w:rPr>
      </w:pPr>
    </w:p>
    <w:p w14:paraId="700704DF" w14:textId="5852CD4E" w:rsidR="007474B8" w:rsidRDefault="007474B8" w:rsidP="007474B8">
      <w:pPr>
        <w:pStyle w:val="ListParagraph"/>
        <w:rPr>
          <w:lang w:val="en-US"/>
        </w:rPr>
      </w:pPr>
    </w:p>
    <w:p w14:paraId="7B9B118F" w14:textId="06FD8E31" w:rsidR="007474B8" w:rsidRDefault="007474B8" w:rsidP="007474B8">
      <w:pPr>
        <w:pStyle w:val="ListParagraph"/>
        <w:rPr>
          <w:lang w:val="en-US"/>
        </w:rPr>
      </w:pPr>
    </w:p>
    <w:p w14:paraId="4844AF5D" w14:textId="0E085A28" w:rsidR="007474B8" w:rsidRDefault="007474B8" w:rsidP="007474B8">
      <w:pPr>
        <w:pStyle w:val="ListParagraph"/>
        <w:rPr>
          <w:lang w:val="en-US"/>
        </w:rPr>
      </w:pPr>
    </w:p>
    <w:p w14:paraId="71775C10" w14:textId="0B13C01C" w:rsidR="007474B8" w:rsidRDefault="007474B8" w:rsidP="007474B8">
      <w:pPr>
        <w:pStyle w:val="ListParagraph"/>
        <w:rPr>
          <w:lang w:val="en-US"/>
        </w:rPr>
      </w:pPr>
    </w:p>
    <w:p w14:paraId="6C055C7C" w14:textId="504F5A92" w:rsidR="007474B8" w:rsidRPr="007114D0" w:rsidRDefault="007474B8" w:rsidP="007114D0">
      <w:pPr>
        <w:rPr>
          <w:lang w:val="en-US"/>
        </w:rPr>
      </w:pPr>
    </w:p>
    <w:p w14:paraId="0F527CFE" w14:textId="798F7A86" w:rsidR="007474B8" w:rsidRDefault="007474B8">
      <w:pPr>
        <w:pStyle w:val="ListParagraph"/>
        <w:numPr>
          <w:ilvl w:val="0"/>
          <w:numId w:val="15"/>
        </w:numPr>
        <w:rPr>
          <w:lang w:val="en-US"/>
        </w:rPr>
        <w:pPrChange w:id="111" w:author="Barry Willis" w:date="2020-03-25T19:40:00Z">
          <w:pPr>
            <w:pStyle w:val="ListParagraph"/>
            <w:numPr>
              <w:numId w:val="10"/>
            </w:numPr>
            <w:ind w:left="360" w:hanging="360"/>
          </w:pPr>
        </w:pPrChange>
      </w:pPr>
      <w:r>
        <w:rPr>
          <w:lang w:val="en-US"/>
        </w:rPr>
        <w:t xml:space="preserve">Complete the required fields for the new image. </w:t>
      </w:r>
    </w:p>
    <w:p w14:paraId="0CC74232" w14:textId="5FF6D10B" w:rsidR="007474B8" w:rsidRDefault="007474B8" w:rsidP="007474B8">
      <w:pPr>
        <w:pStyle w:val="ListParagraph"/>
        <w:rPr>
          <w:lang w:val="en-US"/>
        </w:rPr>
      </w:pPr>
      <w:r>
        <w:rPr>
          <w:noProof/>
        </w:rPr>
        <w:lastRenderedPageBreak/>
        <w:drawing>
          <wp:inline distT="0" distB="0" distL="0" distR="0" wp14:anchorId="70BA3E72" wp14:editId="4E5D7004">
            <wp:extent cx="4845050" cy="5623052"/>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1570" cy="5700254"/>
                    </a:xfrm>
                    <a:prstGeom prst="rect">
                      <a:avLst/>
                    </a:prstGeom>
                  </pic:spPr>
                </pic:pic>
              </a:graphicData>
            </a:graphic>
          </wp:inline>
        </w:drawing>
      </w:r>
    </w:p>
    <w:p w14:paraId="1ABE8052" w14:textId="3BAB7794" w:rsidR="00FF5EBF" w:rsidRDefault="00FF5EBF">
      <w:pPr>
        <w:pStyle w:val="ListParagraph"/>
        <w:numPr>
          <w:ilvl w:val="0"/>
          <w:numId w:val="15"/>
        </w:numPr>
        <w:rPr>
          <w:lang w:val="en-US"/>
        </w:rPr>
        <w:pPrChange w:id="112" w:author="Barry Willis" w:date="2020-03-25T19:40:00Z">
          <w:pPr>
            <w:pStyle w:val="ListParagraph"/>
            <w:numPr>
              <w:numId w:val="10"/>
            </w:numPr>
            <w:ind w:left="360" w:hanging="360"/>
          </w:pPr>
        </w:pPrChange>
      </w:pPr>
      <w:r>
        <w:rPr>
          <w:lang w:val="en-US"/>
        </w:rPr>
        <w:t>Click Publish when complete. This process can take up to 10 minutes.</w:t>
      </w:r>
    </w:p>
    <w:p w14:paraId="16EDAFF2" w14:textId="77777777" w:rsidR="007114D0" w:rsidRDefault="007114D0" w:rsidP="007114D0">
      <w:pPr>
        <w:pStyle w:val="ListParagraph"/>
        <w:rPr>
          <w:lang w:val="en-US"/>
        </w:rPr>
      </w:pPr>
    </w:p>
    <w:p w14:paraId="3C172AA1" w14:textId="087ABC91" w:rsidR="00FF5EBF" w:rsidRDefault="00FF5EBF">
      <w:pPr>
        <w:pStyle w:val="ListParagraph"/>
        <w:numPr>
          <w:ilvl w:val="0"/>
          <w:numId w:val="15"/>
        </w:numPr>
        <w:rPr>
          <w:lang w:val="en-US"/>
        </w:rPr>
        <w:pPrChange w:id="113" w:author="Barry Willis" w:date="2020-03-25T19:40:00Z">
          <w:pPr>
            <w:pStyle w:val="ListParagraph"/>
            <w:numPr>
              <w:numId w:val="10"/>
            </w:numPr>
            <w:ind w:left="360" w:hanging="360"/>
          </w:pPr>
        </w:pPrChange>
      </w:pPr>
      <w:r>
        <w:rPr>
          <w:lang w:val="en-US"/>
        </w:rPr>
        <w:t>You can monitor the status of these tasks and jobs by going to Monitor &gt; Activity</w:t>
      </w:r>
    </w:p>
    <w:p w14:paraId="67A0ADC9" w14:textId="77777777" w:rsidR="00FF5EBF" w:rsidRDefault="00FF5EBF" w:rsidP="00FF5EBF">
      <w:pPr>
        <w:pStyle w:val="ListParagraph"/>
        <w:rPr>
          <w:lang w:val="en-US"/>
        </w:rPr>
      </w:pPr>
    </w:p>
    <w:p w14:paraId="405591F1" w14:textId="0EAF9DC9" w:rsidR="00FF5EBF" w:rsidRDefault="00C14802" w:rsidP="00FF5EBF">
      <w:pPr>
        <w:pStyle w:val="ListParagraph"/>
        <w:rPr>
          <w:lang w:val="en-US"/>
        </w:rPr>
      </w:pPr>
      <w:r>
        <w:rPr>
          <w:noProof/>
        </w:rPr>
        <w:drawing>
          <wp:inline distT="0" distB="0" distL="0" distR="0" wp14:anchorId="0244E8FD" wp14:editId="64C901C2">
            <wp:extent cx="5372100" cy="1149606"/>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516" cy="1161893"/>
                    </a:xfrm>
                    <a:prstGeom prst="rect">
                      <a:avLst/>
                    </a:prstGeom>
                  </pic:spPr>
                </pic:pic>
              </a:graphicData>
            </a:graphic>
          </wp:inline>
        </w:drawing>
      </w:r>
    </w:p>
    <w:p w14:paraId="5A5390B5" w14:textId="77777777" w:rsidR="001D4600" w:rsidRDefault="001D4600" w:rsidP="00FF5EBF">
      <w:pPr>
        <w:pStyle w:val="ListParagraph"/>
        <w:rPr>
          <w:lang w:val="en-US"/>
        </w:rPr>
      </w:pPr>
    </w:p>
    <w:p w14:paraId="792B689B" w14:textId="77777777" w:rsidR="001D4600" w:rsidRDefault="001D4600" w:rsidP="00FF5EBF">
      <w:pPr>
        <w:pStyle w:val="ListParagraph"/>
        <w:rPr>
          <w:lang w:val="en-US"/>
        </w:rPr>
      </w:pPr>
    </w:p>
    <w:p w14:paraId="7DDB4131" w14:textId="77777777" w:rsidR="00C14802" w:rsidRDefault="00C14802" w:rsidP="00FF5EBF">
      <w:pPr>
        <w:pStyle w:val="ListParagraph"/>
        <w:rPr>
          <w:lang w:val="en-US"/>
        </w:rPr>
      </w:pPr>
    </w:p>
    <w:p w14:paraId="533FBF0E" w14:textId="32B17C8D" w:rsidR="00C14802" w:rsidRDefault="00D67BBA">
      <w:pPr>
        <w:pStyle w:val="ListParagraph"/>
        <w:numPr>
          <w:ilvl w:val="0"/>
          <w:numId w:val="15"/>
        </w:numPr>
        <w:rPr>
          <w:lang w:val="en-US"/>
        </w:rPr>
        <w:pPrChange w:id="114" w:author="Barry Willis" w:date="2020-03-25T19:40:00Z">
          <w:pPr>
            <w:pStyle w:val="ListParagraph"/>
            <w:numPr>
              <w:numId w:val="10"/>
            </w:numPr>
            <w:ind w:left="360" w:hanging="360"/>
          </w:pPr>
        </w:pPrChange>
      </w:pPr>
      <w:r>
        <w:rPr>
          <w:lang w:val="en-US"/>
        </w:rPr>
        <w:lastRenderedPageBreak/>
        <w:t>Create Desktop F</w:t>
      </w:r>
      <w:r w:rsidR="00296A0C">
        <w:rPr>
          <w:lang w:val="en-US"/>
        </w:rPr>
        <w:t xml:space="preserve">arm – </w:t>
      </w:r>
      <w:r w:rsidR="001D4600" w:rsidRPr="001D4600">
        <w:rPr>
          <w:lang w:val="en-US"/>
        </w:rPr>
        <w:t>Create a farm of virtual machines that will be used to provision desktops.</w:t>
      </w:r>
    </w:p>
    <w:p w14:paraId="1D357F30" w14:textId="77777777" w:rsidR="001D4600" w:rsidRDefault="001D4600" w:rsidP="001D4600">
      <w:pPr>
        <w:pStyle w:val="ListParagraph"/>
        <w:rPr>
          <w:lang w:val="en-US"/>
        </w:rPr>
      </w:pPr>
    </w:p>
    <w:p w14:paraId="7F2557EA" w14:textId="5436D05A" w:rsidR="00794225" w:rsidRDefault="00794225" w:rsidP="001D4600">
      <w:pPr>
        <w:pStyle w:val="ListParagraph"/>
        <w:rPr>
          <w:lang w:val="en-US"/>
        </w:rPr>
      </w:pPr>
      <w:r>
        <w:rPr>
          <w:noProof/>
        </w:rPr>
        <w:drawing>
          <wp:inline distT="0" distB="0" distL="0" distR="0" wp14:anchorId="55E3F059" wp14:editId="10116D35">
            <wp:extent cx="5441950" cy="1420954"/>
            <wp:effectExtent l="0" t="0" r="6350" b="825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8856" cy="1425368"/>
                    </a:xfrm>
                    <a:prstGeom prst="rect">
                      <a:avLst/>
                    </a:prstGeom>
                  </pic:spPr>
                </pic:pic>
              </a:graphicData>
            </a:graphic>
          </wp:inline>
        </w:drawing>
      </w:r>
    </w:p>
    <w:p w14:paraId="53415CE9" w14:textId="77777777" w:rsidR="00794225" w:rsidRDefault="00794225" w:rsidP="001D4600">
      <w:pPr>
        <w:pStyle w:val="ListParagraph"/>
        <w:rPr>
          <w:lang w:val="en-US"/>
        </w:rPr>
      </w:pPr>
    </w:p>
    <w:p w14:paraId="14462A4A" w14:textId="6A2FDA85" w:rsidR="00794225" w:rsidRDefault="00794225">
      <w:pPr>
        <w:pStyle w:val="ListParagraph"/>
        <w:numPr>
          <w:ilvl w:val="0"/>
          <w:numId w:val="15"/>
        </w:numPr>
        <w:rPr>
          <w:lang w:val="en-US"/>
        </w:rPr>
        <w:pPrChange w:id="115" w:author="Barry Willis" w:date="2020-03-25T19:40:00Z">
          <w:pPr>
            <w:pStyle w:val="ListParagraph"/>
            <w:numPr>
              <w:numId w:val="10"/>
            </w:numPr>
            <w:ind w:left="360" w:hanging="360"/>
          </w:pPr>
        </w:pPrChange>
      </w:pPr>
      <w:r>
        <w:rPr>
          <w:lang w:val="en-US"/>
        </w:rPr>
        <w:t xml:space="preserve">Select New </w:t>
      </w:r>
      <w:r w:rsidR="00377776">
        <w:rPr>
          <w:lang w:val="en-US"/>
        </w:rPr>
        <w:t>on Create Desktop Farm</w:t>
      </w:r>
      <w:r w:rsidR="009631DD">
        <w:rPr>
          <w:lang w:val="en-US"/>
        </w:rPr>
        <w:t>, you will be present</w:t>
      </w:r>
      <w:r w:rsidR="006779DE">
        <w:rPr>
          <w:lang w:val="en-US"/>
        </w:rPr>
        <w:t xml:space="preserve">ed with </w:t>
      </w:r>
      <w:r w:rsidR="006B7AB6">
        <w:rPr>
          <w:lang w:val="en-US"/>
        </w:rPr>
        <w:t>the following:</w:t>
      </w:r>
    </w:p>
    <w:p w14:paraId="2F042D20" w14:textId="77777777" w:rsidR="006B7AB6" w:rsidRDefault="006B7AB6" w:rsidP="006B7AB6">
      <w:pPr>
        <w:pStyle w:val="ListParagraph"/>
        <w:rPr>
          <w:lang w:val="en-US"/>
        </w:rPr>
      </w:pPr>
    </w:p>
    <w:p w14:paraId="1E866F6F" w14:textId="2586F9D9" w:rsidR="006B7AB6" w:rsidRDefault="006B7AB6" w:rsidP="006B7AB6">
      <w:pPr>
        <w:pStyle w:val="ListParagraph"/>
        <w:rPr>
          <w:lang w:val="en-US"/>
        </w:rPr>
      </w:pPr>
      <w:r>
        <w:rPr>
          <w:noProof/>
        </w:rPr>
        <w:drawing>
          <wp:inline distT="0" distB="0" distL="0" distR="0" wp14:anchorId="462BCA15" wp14:editId="05851009">
            <wp:extent cx="4829175" cy="566602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0900" cy="5703248"/>
                    </a:xfrm>
                    <a:prstGeom prst="rect">
                      <a:avLst/>
                    </a:prstGeom>
                  </pic:spPr>
                </pic:pic>
              </a:graphicData>
            </a:graphic>
          </wp:inline>
        </w:drawing>
      </w:r>
    </w:p>
    <w:p w14:paraId="32CF9EA9" w14:textId="53C5EF53" w:rsidR="00D30625" w:rsidRDefault="00AB23AD">
      <w:pPr>
        <w:pStyle w:val="ListParagraph"/>
        <w:numPr>
          <w:ilvl w:val="1"/>
          <w:numId w:val="15"/>
        </w:numPr>
        <w:rPr>
          <w:lang w:val="en-US"/>
        </w:rPr>
        <w:pPrChange w:id="116" w:author="Barry Willis" w:date="2020-03-25T19:40:00Z">
          <w:pPr>
            <w:pStyle w:val="ListParagraph"/>
            <w:numPr>
              <w:ilvl w:val="1"/>
              <w:numId w:val="10"/>
            </w:numPr>
            <w:ind w:left="1080" w:hanging="360"/>
          </w:pPr>
        </w:pPrChange>
      </w:pPr>
      <w:r>
        <w:rPr>
          <w:lang w:val="en-US"/>
        </w:rPr>
        <w:t>Name: A friendly name for the farm and provide a description.</w:t>
      </w:r>
    </w:p>
    <w:p w14:paraId="6BA9DE3D" w14:textId="2D85B9E5" w:rsidR="00AB23AD" w:rsidRDefault="00AB23AD">
      <w:pPr>
        <w:pStyle w:val="ListParagraph"/>
        <w:numPr>
          <w:ilvl w:val="1"/>
          <w:numId w:val="15"/>
        </w:numPr>
        <w:rPr>
          <w:lang w:val="en-US"/>
        </w:rPr>
        <w:pPrChange w:id="117" w:author="Barry Willis" w:date="2020-03-25T19:40:00Z">
          <w:pPr>
            <w:pStyle w:val="ListParagraph"/>
            <w:numPr>
              <w:ilvl w:val="1"/>
              <w:numId w:val="10"/>
            </w:numPr>
            <w:ind w:left="1080" w:hanging="360"/>
          </w:pPr>
        </w:pPrChange>
      </w:pPr>
      <w:r>
        <w:rPr>
          <w:lang w:val="en-US"/>
        </w:rPr>
        <w:lastRenderedPageBreak/>
        <w:t>VM Names: This is where you can provide a naming convention for your VMs which will be numerically incremented</w:t>
      </w:r>
      <w:r w:rsidR="003A2A35">
        <w:rPr>
          <w:lang w:val="en-US"/>
        </w:rPr>
        <w:t>. Try to keep this under 15 characters.</w:t>
      </w:r>
    </w:p>
    <w:p w14:paraId="78207BDB" w14:textId="695921D7" w:rsidR="003A2A35" w:rsidRDefault="00463567">
      <w:pPr>
        <w:pStyle w:val="ListParagraph"/>
        <w:numPr>
          <w:ilvl w:val="1"/>
          <w:numId w:val="15"/>
        </w:numPr>
        <w:rPr>
          <w:lang w:val="en-US"/>
        </w:rPr>
        <w:pPrChange w:id="118" w:author="Barry Willis" w:date="2020-03-25T19:40:00Z">
          <w:pPr>
            <w:pStyle w:val="ListParagraph"/>
            <w:numPr>
              <w:ilvl w:val="1"/>
              <w:numId w:val="10"/>
            </w:numPr>
            <w:ind w:left="1080" w:hanging="360"/>
          </w:pPr>
        </w:pPrChange>
      </w:pPr>
      <w:r>
        <w:rPr>
          <w:lang w:val="en-US"/>
        </w:rPr>
        <w:t xml:space="preserve">Farm Type: Select </w:t>
      </w:r>
      <w:r w:rsidR="0094304E">
        <w:rPr>
          <w:lang w:val="en-US"/>
        </w:rPr>
        <w:t>application or Desktops.</w:t>
      </w:r>
    </w:p>
    <w:p w14:paraId="536D5209" w14:textId="4475402F" w:rsidR="0094304E" w:rsidRDefault="00CD4AFA">
      <w:pPr>
        <w:pStyle w:val="ListParagraph"/>
        <w:numPr>
          <w:ilvl w:val="1"/>
          <w:numId w:val="15"/>
        </w:numPr>
        <w:rPr>
          <w:lang w:val="en-US"/>
        </w:rPr>
        <w:pPrChange w:id="119" w:author="Barry Willis" w:date="2020-03-25T19:40:00Z">
          <w:pPr>
            <w:pStyle w:val="ListParagraph"/>
            <w:numPr>
              <w:ilvl w:val="1"/>
              <w:numId w:val="10"/>
            </w:numPr>
            <w:ind w:left="1080" w:hanging="360"/>
          </w:pPr>
        </w:pPrChange>
      </w:pPr>
      <w:r>
        <w:rPr>
          <w:lang w:val="en-US"/>
        </w:rPr>
        <w:t xml:space="preserve">Filter Models: This allows you to filter for a specific VM type. I have selected a B series for </w:t>
      </w:r>
      <w:r w:rsidR="00A42993">
        <w:rPr>
          <w:lang w:val="en-US"/>
        </w:rPr>
        <w:t>reduced costs.</w:t>
      </w:r>
    </w:p>
    <w:p w14:paraId="1DC11AC5" w14:textId="06539CFF" w:rsidR="00A42993" w:rsidRDefault="00A42993">
      <w:pPr>
        <w:pStyle w:val="ListParagraph"/>
        <w:numPr>
          <w:ilvl w:val="1"/>
          <w:numId w:val="15"/>
        </w:numPr>
        <w:rPr>
          <w:lang w:val="en-US"/>
        </w:rPr>
        <w:pPrChange w:id="120" w:author="Barry Willis" w:date="2020-03-25T19:40:00Z">
          <w:pPr>
            <w:pStyle w:val="ListParagraph"/>
            <w:numPr>
              <w:ilvl w:val="1"/>
              <w:numId w:val="10"/>
            </w:numPr>
            <w:ind w:left="1080" w:hanging="360"/>
          </w:pPr>
        </w:pPrChange>
      </w:pPr>
      <w:r>
        <w:rPr>
          <w:lang w:val="en-US"/>
        </w:rPr>
        <w:t xml:space="preserve">The next few options are pre-completed for you, </w:t>
      </w:r>
      <w:r w:rsidR="00BA7352">
        <w:rPr>
          <w:lang w:val="en-US"/>
        </w:rPr>
        <w:t xml:space="preserve">please read </w:t>
      </w:r>
      <w:r w:rsidR="0088527B">
        <w:fldChar w:fldCharType="begin"/>
      </w:r>
      <w:r w:rsidR="0088527B">
        <w:instrText xml:space="preserve"> HYPERLINK "https://docs.vmware.com/en/VMware-Horizon-7/7.5/horizon-architecture-planning/GUID-CFAABEB9-9CF2-4098-A01D-1CA118D4B6BD.html" </w:instrText>
      </w:r>
      <w:r w:rsidR="0088527B">
        <w:fldChar w:fldCharType="separate"/>
      </w:r>
      <w:r w:rsidR="00BA7352" w:rsidRPr="00E90B9E">
        <w:rPr>
          <w:rStyle w:val="Hyperlink"/>
          <w:lang w:val="en-US"/>
        </w:rPr>
        <w:t>this</w:t>
      </w:r>
      <w:r w:rsidR="0088527B">
        <w:rPr>
          <w:rStyle w:val="Hyperlink"/>
          <w:lang w:val="en-US"/>
        </w:rPr>
        <w:fldChar w:fldCharType="end"/>
      </w:r>
      <w:r w:rsidR="00BA7352">
        <w:rPr>
          <w:lang w:val="en-US"/>
        </w:rPr>
        <w:t xml:space="preserve"> if you are not familiar with VMware</w:t>
      </w:r>
      <w:r w:rsidR="00E90B9E">
        <w:rPr>
          <w:lang w:val="en-US"/>
        </w:rPr>
        <w:t>’s Display Protocols</w:t>
      </w:r>
    </w:p>
    <w:p w14:paraId="216B44B8" w14:textId="6785EC30" w:rsidR="00E90B9E" w:rsidRDefault="002427D4">
      <w:pPr>
        <w:pStyle w:val="ListParagraph"/>
        <w:numPr>
          <w:ilvl w:val="1"/>
          <w:numId w:val="15"/>
        </w:numPr>
        <w:rPr>
          <w:lang w:val="en-US"/>
        </w:rPr>
        <w:pPrChange w:id="121" w:author="Barry Willis" w:date="2020-03-25T19:40:00Z">
          <w:pPr>
            <w:pStyle w:val="ListParagraph"/>
            <w:numPr>
              <w:ilvl w:val="1"/>
              <w:numId w:val="10"/>
            </w:numPr>
            <w:ind w:left="1080" w:hanging="360"/>
          </w:pPr>
        </w:pPrChange>
      </w:pPr>
      <w:r>
        <w:rPr>
          <w:lang w:val="en-US"/>
        </w:rPr>
        <w:t>Complete the remaining fields.</w:t>
      </w:r>
    </w:p>
    <w:p w14:paraId="31E7C0B4" w14:textId="77777777" w:rsidR="001C1657" w:rsidRDefault="001C1657" w:rsidP="001C1657">
      <w:pPr>
        <w:pStyle w:val="ListParagraph"/>
        <w:ind w:left="1440"/>
        <w:rPr>
          <w:lang w:val="en-US"/>
        </w:rPr>
      </w:pPr>
    </w:p>
    <w:p w14:paraId="176E3292" w14:textId="7E112469" w:rsidR="00CF4F65" w:rsidRDefault="00E449BA">
      <w:pPr>
        <w:pStyle w:val="ListParagraph"/>
        <w:numPr>
          <w:ilvl w:val="0"/>
          <w:numId w:val="15"/>
        </w:numPr>
        <w:rPr>
          <w:lang w:val="en-US"/>
        </w:rPr>
        <w:pPrChange w:id="122" w:author="Barry Willis" w:date="2020-03-25T19:40:00Z">
          <w:pPr>
            <w:pStyle w:val="ListParagraph"/>
            <w:numPr>
              <w:numId w:val="10"/>
            </w:numPr>
            <w:ind w:left="360" w:hanging="360"/>
          </w:pPr>
        </w:pPrChange>
      </w:pPr>
      <w:r>
        <w:rPr>
          <w:lang w:val="en-US"/>
        </w:rPr>
        <w:t>Management, setting the maintenance and timeout handling on the farm</w:t>
      </w:r>
      <w:r w:rsidR="001C1657">
        <w:rPr>
          <w:noProof/>
        </w:rPr>
        <w:drawing>
          <wp:inline distT="0" distB="0" distL="0" distR="0" wp14:anchorId="040B9F07" wp14:editId="2CED0FF1">
            <wp:extent cx="5226050" cy="6137818"/>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4684" cy="6159703"/>
                    </a:xfrm>
                    <a:prstGeom prst="rect">
                      <a:avLst/>
                    </a:prstGeom>
                  </pic:spPr>
                </pic:pic>
              </a:graphicData>
            </a:graphic>
          </wp:inline>
        </w:drawing>
      </w:r>
    </w:p>
    <w:p w14:paraId="3664E4B3" w14:textId="0C4DEE25" w:rsidR="00E449BA" w:rsidRDefault="006D4180">
      <w:pPr>
        <w:pStyle w:val="ListParagraph"/>
        <w:numPr>
          <w:ilvl w:val="0"/>
          <w:numId w:val="15"/>
        </w:numPr>
        <w:rPr>
          <w:lang w:val="en-US"/>
        </w:rPr>
        <w:pPrChange w:id="123" w:author="Barry Willis" w:date="2020-03-25T19:40:00Z">
          <w:pPr>
            <w:pStyle w:val="ListParagraph"/>
            <w:numPr>
              <w:numId w:val="10"/>
            </w:numPr>
            <w:ind w:left="360" w:hanging="360"/>
          </w:pPr>
        </w:pPrChange>
      </w:pPr>
      <w:r>
        <w:rPr>
          <w:lang w:val="en-US"/>
        </w:rPr>
        <w:t>Click next to see a summary and submit to create the farm. This step can take up to 30 minutes.</w:t>
      </w:r>
    </w:p>
    <w:p w14:paraId="069CC36D" w14:textId="77777777" w:rsidR="00983B9B" w:rsidRDefault="00983B9B" w:rsidP="00983B9B">
      <w:pPr>
        <w:pStyle w:val="ListParagraph"/>
        <w:rPr>
          <w:lang w:val="en-US"/>
        </w:rPr>
      </w:pPr>
    </w:p>
    <w:p w14:paraId="36D31129" w14:textId="2C26FF84" w:rsidR="00FA5F53" w:rsidRDefault="00FA5F53">
      <w:pPr>
        <w:pStyle w:val="ListParagraph"/>
        <w:numPr>
          <w:ilvl w:val="0"/>
          <w:numId w:val="15"/>
        </w:numPr>
        <w:rPr>
          <w:lang w:val="en-US"/>
        </w:rPr>
        <w:pPrChange w:id="124" w:author="Barry Willis" w:date="2020-03-25T19:40:00Z">
          <w:pPr>
            <w:pStyle w:val="ListParagraph"/>
            <w:numPr>
              <w:numId w:val="10"/>
            </w:numPr>
            <w:ind w:left="360" w:hanging="360"/>
          </w:pPr>
        </w:pPrChange>
      </w:pPr>
      <w:r>
        <w:rPr>
          <w:lang w:val="en-US"/>
        </w:rPr>
        <w:t>The final step i</w:t>
      </w:r>
      <w:r w:rsidR="00D3568E">
        <w:rPr>
          <w:lang w:val="en-US"/>
        </w:rPr>
        <w:t xml:space="preserve">s to assign users to the </w:t>
      </w:r>
      <w:r w:rsidR="00660DEA">
        <w:rPr>
          <w:lang w:val="en-US"/>
        </w:rPr>
        <w:t>desktop farm. Select New to continue.</w:t>
      </w:r>
    </w:p>
    <w:p w14:paraId="49F0B9CA" w14:textId="77777777" w:rsidR="00983B9B" w:rsidRPr="00983B9B" w:rsidRDefault="00983B9B" w:rsidP="00983B9B">
      <w:pPr>
        <w:pStyle w:val="ListParagraph"/>
        <w:rPr>
          <w:lang w:val="en-US"/>
        </w:rPr>
      </w:pPr>
    </w:p>
    <w:p w14:paraId="30626606" w14:textId="77777777" w:rsidR="00983B9B" w:rsidRDefault="00983B9B" w:rsidP="00983B9B">
      <w:pPr>
        <w:pStyle w:val="ListParagraph"/>
        <w:rPr>
          <w:lang w:val="en-US"/>
        </w:rPr>
      </w:pPr>
    </w:p>
    <w:p w14:paraId="51E99D04" w14:textId="5993273D" w:rsidR="00660DEA" w:rsidRDefault="00660DEA" w:rsidP="007A658F">
      <w:pPr>
        <w:pStyle w:val="ListParagraph"/>
        <w:rPr>
          <w:lang w:val="en-US"/>
        </w:rPr>
      </w:pPr>
      <w:r>
        <w:rPr>
          <w:noProof/>
        </w:rPr>
        <w:drawing>
          <wp:inline distT="0" distB="0" distL="0" distR="0" wp14:anchorId="01A0D4B4" wp14:editId="5B023491">
            <wp:extent cx="5200650" cy="265977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9598" cy="2684811"/>
                    </a:xfrm>
                    <a:prstGeom prst="rect">
                      <a:avLst/>
                    </a:prstGeom>
                  </pic:spPr>
                </pic:pic>
              </a:graphicData>
            </a:graphic>
          </wp:inline>
        </w:drawing>
      </w:r>
    </w:p>
    <w:p w14:paraId="4D82A778" w14:textId="77777777" w:rsidR="00983B9B" w:rsidRDefault="00983B9B" w:rsidP="007A658F">
      <w:pPr>
        <w:pStyle w:val="ListParagraph"/>
        <w:rPr>
          <w:lang w:val="en-US"/>
        </w:rPr>
      </w:pPr>
    </w:p>
    <w:p w14:paraId="72CC141F" w14:textId="77777777" w:rsidR="00983B9B" w:rsidRDefault="00983B9B" w:rsidP="007A658F">
      <w:pPr>
        <w:pStyle w:val="ListParagraph"/>
        <w:rPr>
          <w:lang w:val="en-US"/>
        </w:rPr>
      </w:pPr>
    </w:p>
    <w:p w14:paraId="48922591" w14:textId="77777777" w:rsidR="00983B9B" w:rsidRDefault="00983B9B" w:rsidP="007A658F">
      <w:pPr>
        <w:pStyle w:val="ListParagraph"/>
        <w:rPr>
          <w:lang w:val="en-US"/>
        </w:rPr>
      </w:pPr>
    </w:p>
    <w:p w14:paraId="12231CDD" w14:textId="77777777" w:rsidR="00983B9B" w:rsidRDefault="00983B9B" w:rsidP="007A658F">
      <w:pPr>
        <w:pStyle w:val="ListParagraph"/>
        <w:rPr>
          <w:lang w:val="en-US"/>
        </w:rPr>
      </w:pPr>
    </w:p>
    <w:p w14:paraId="55D84A96" w14:textId="77777777" w:rsidR="00983B9B" w:rsidRDefault="00983B9B" w:rsidP="007A658F">
      <w:pPr>
        <w:pStyle w:val="ListParagraph"/>
        <w:rPr>
          <w:lang w:val="en-US"/>
        </w:rPr>
      </w:pPr>
    </w:p>
    <w:p w14:paraId="042B2667" w14:textId="77777777" w:rsidR="00983B9B" w:rsidRDefault="00983B9B" w:rsidP="007A658F">
      <w:pPr>
        <w:pStyle w:val="ListParagraph"/>
        <w:rPr>
          <w:lang w:val="en-US"/>
        </w:rPr>
      </w:pPr>
    </w:p>
    <w:p w14:paraId="1E1A1F14" w14:textId="77777777" w:rsidR="00983B9B" w:rsidRDefault="00983B9B" w:rsidP="007A658F">
      <w:pPr>
        <w:pStyle w:val="ListParagraph"/>
        <w:rPr>
          <w:lang w:val="en-US"/>
        </w:rPr>
      </w:pPr>
    </w:p>
    <w:p w14:paraId="53DBC718" w14:textId="77777777" w:rsidR="00983B9B" w:rsidRDefault="00983B9B" w:rsidP="007A658F">
      <w:pPr>
        <w:pStyle w:val="ListParagraph"/>
        <w:rPr>
          <w:lang w:val="en-US"/>
        </w:rPr>
      </w:pPr>
    </w:p>
    <w:p w14:paraId="76E60190" w14:textId="77777777" w:rsidR="00983B9B" w:rsidRDefault="00983B9B" w:rsidP="007A658F">
      <w:pPr>
        <w:pStyle w:val="ListParagraph"/>
        <w:rPr>
          <w:lang w:val="en-US"/>
        </w:rPr>
      </w:pPr>
    </w:p>
    <w:p w14:paraId="7E6144B3" w14:textId="77777777" w:rsidR="00983B9B" w:rsidRDefault="00983B9B" w:rsidP="007A658F">
      <w:pPr>
        <w:pStyle w:val="ListParagraph"/>
        <w:rPr>
          <w:lang w:val="en-US"/>
        </w:rPr>
      </w:pPr>
    </w:p>
    <w:p w14:paraId="27FBADF9" w14:textId="77777777" w:rsidR="00983B9B" w:rsidRDefault="00983B9B" w:rsidP="007A658F">
      <w:pPr>
        <w:pStyle w:val="ListParagraph"/>
        <w:rPr>
          <w:lang w:val="en-US"/>
        </w:rPr>
      </w:pPr>
    </w:p>
    <w:p w14:paraId="34F84B3F" w14:textId="77777777" w:rsidR="00983B9B" w:rsidRDefault="00983B9B" w:rsidP="007A658F">
      <w:pPr>
        <w:pStyle w:val="ListParagraph"/>
        <w:rPr>
          <w:lang w:val="en-US"/>
        </w:rPr>
      </w:pPr>
    </w:p>
    <w:p w14:paraId="1D52ED73" w14:textId="77777777" w:rsidR="00983B9B" w:rsidRDefault="00983B9B" w:rsidP="007A658F">
      <w:pPr>
        <w:pStyle w:val="ListParagraph"/>
        <w:rPr>
          <w:lang w:val="en-US"/>
        </w:rPr>
      </w:pPr>
    </w:p>
    <w:p w14:paraId="7C738A05" w14:textId="77777777" w:rsidR="00983B9B" w:rsidRDefault="00983B9B" w:rsidP="007A658F">
      <w:pPr>
        <w:pStyle w:val="ListParagraph"/>
        <w:rPr>
          <w:lang w:val="en-US"/>
        </w:rPr>
      </w:pPr>
    </w:p>
    <w:p w14:paraId="6FA4D3E9" w14:textId="77777777" w:rsidR="00983B9B" w:rsidRDefault="00983B9B" w:rsidP="007A658F">
      <w:pPr>
        <w:pStyle w:val="ListParagraph"/>
        <w:rPr>
          <w:lang w:val="en-US"/>
        </w:rPr>
      </w:pPr>
    </w:p>
    <w:p w14:paraId="5BB61845" w14:textId="77777777" w:rsidR="00983B9B" w:rsidRDefault="00983B9B" w:rsidP="007A658F">
      <w:pPr>
        <w:pStyle w:val="ListParagraph"/>
        <w:rPr>
          <w:lang w:val="en-US"/>
        </w:rPr>
      </w:pPr>
    </w:p>
    <w:p w14:paraId="3F7AE649" w14:textId="77777777" w:rsidR="00983B9B" w:rsidRDefault="00983B9B" w:rsidP="007A658F">
      <w:pPr>
        <w:pStyle w:val="ListParagraph"/>
        <w:rPr>
          <w:lang w:val="en-US"/>
        </w:rPr>
      </w:pPr>
    </w:p>
    <w:p w14:paraId="29F03D1C" w14:textId="77777777" w:rsidR="00983B9B" w:rsidRDefault="00983B9B" w:rsidP="007A658F">
      <w:pPr>
        <w:pStyle w:val="ListParagraph"/>
        <w:rPr>
          <w:lang w:val="en-US"/>
        </w:rPr>
      </w:pPr>
    </w:p>
    <w:p w14:paraId="441D17DE" w14:textId="77777777" w:rsidR="00983B9B" w:rsidRDefault="00983B9B" w:rsidP="007A658F">
      <w:pPr>
        <w:pStyle w:val="ListParagraph"/>
        <w:rPr>
          <w:lang w:val="en-US"/>
        </w:rPr>
      </w:pPr>
    </w:p>
    <w:p w14:paraId="714ECEA8" w14:textId="77777777" w:rsidR="00983B9B" w:rsidRDefault="00983B9B" w:rsidP="007A658F">
      <w:pPr>
        <w:pStyle w:val="ListParagraph"/>
        <w:rPr>
          <w:lang w:val="en-US"/>
        </w:rPr>
      </w:pPr>
    </w:p>
    <w:p w14:paraId="75E910F6" w14:textId="77777777" w:rsidR="00983B9B" w:rsidRDefault="00983B9B" w:rsidP="007A658F">
      <w:pPr>
        <w:pStyle w:val="ListParagraph"/>
        <w:rPr>
          <w:lang w:val="en-US"/>
        </w:rPr>
      </w:pPr>
    </w:p>
    <w:p w14:paraId="7471B319" w14:textId="77777777" w:rsidR="00983B9B" w:rsidRDefault="00983B9B" w:rsidP="007A658F">
      <w:pPr>
        <w:pStyle w:val="ListParagraph"/>
        <w:rPr>
          <w:lang w:val="en-US"/>
        </w:rPr>
      </w:pPr>
    </w:p>
    <w:p w14:paraId="56F3DBDA" w14:textId="77777777" w:rsidR="00983B9B" w:rsidRDefault="00983B9B" w:rsidP="007A658F">
      <w:pPr>
        <w:pStyle w:val="ListParagraph"/>
        <w:rPr>
          <w:lang w:val="en-US"/>
        </w:rPr>
      </w:pPr>
    </w:p>
    <w:p w14:paraId="6EFA14C2" w14:textId="77777777" w:rsidR="00983B9B" w:rsidRDefault="00983B9B" w:rsidP="007A658F">
      <w:pPr>
        <w:pStyle w:val="ListParagraph"/>
        <w:rPr>
          <w:lang w:val="en-US"/>
        </w:rPr>
      </w:pPr>
    </w:p>
    <w:p w14:paraId="66338EA6" w14:textId="77777777" w:rsidR="00983B9B" w:rsidRPr="007A658F" w:rsidRDefault="00983B9B" w:rsidP="007A658F">
      <w:pPr>
        <w:pStyle w:val="ListParagraph"/>
        <w:rPr>
          <w:lang w:val="en-US"/>
        </w:rPr>
      </w:pPr>
    </w:p>
    <w:p w14:paraId="788F92D4" w14:textId="40A87B6A" w:rsidR="00660DEA" w:rsidRDefault="007F7380">
      <w:pPr>
        <w:pStyle w:val="ListParagraph"/>
        <w:numPr>
          <w:ilvl w:val="0"/>
          <w:numId w:val="15"/>
        </w:numPr>
        <w:rPr>
          <w:lang w:val="en-US"/>
        </w:rPr>
        <w:pPrChange w:id="125" w:author="Barry Willis" w:date="2020-03-25T19:40:00Z">
          <w:pPr>
            <w:pStyle w:val="ListParagraph"/>
            <w:numPr>
              <w:numId w:val="10"/>
            </w:numPr>
            <w:ind w:left="360" w:hanging="360"/>
          </w:pPr>
        </w:pPrChange>
      </w:pPr>
      <w:r>
        <w:rPr>
          <w:lang w:val="en-US"/>
        </w:rPr>
        <w:t xml:space="preserve">Assign </w:t>
      </w:r>
      <w:r w:rsidR="00FF2C28">
        <w:rPr>
          <w:lang w:val="en-US"/>
        </w:rPr>
        <w:t>Desktops.</w:t>
      </w:r>
      <w:r w:rsidR="00C9236D">
        <w:rPr>
          <w:lang w:val="en-US"/>
        </w:rPr>
        <w:t xml:space="preserve"> There are three options</w:t>
      </w:r>
      <w:r w:rsidR="009341F1">
        <w:rPr>
          <w:lang w:val="en-US"/>
        </w:rPr>
        <w:t xml:space="preserve"> to consider: </w:t>
      </w:r>
    </w:p>
    <w:p w14:paraId="1511873A" w14:textId="77777777" w:rsidR="009341F1" w:rsidRPr="009341F1" w:rsidRDefault="009341F1">
      <w:pPr>
        <w:pStyle w:val="ListParagraph"/>
        <w:numPr>
          <w:ilvl w:val="1"/>
          <w:numId w:val="15"/>
        </w:numPr>
        <w:rPr>
          <w:lang w:val="en-US"/>
        </w:rPr>
        <w:pPrChange w:id="126" w:author="Barry Willis" w:date="2020-03-25T19:40:00Z">
          <w:pPr>
            <w:pStyle w:val="ListParagraph"/>
            <w:numPr>
              <w:ilvl w:val="1"/>
              <w:numId w:val="10"/>
            </w:numPr>
            <w:ind w:left="1080" w:hanging="360"/>
          </w:pPr>
        </w:pPrChange>
      </w:pPr>
      <w:r w:rsidRPr="001276A1">
        <w:rPr>
          <w:b/>
          <w:bCs/>
          <w:lang w:val="en-US"/>
        </w:rPr>
        <w:lastRenderedPageBreak/>
        <w:t>Dedicated</w:t>
      </w:r>
      <w:r w:rsidRPr="009341F1">
        <w:rPr>
          <w:lang w:val="en-US"/>
        </w:rPr>
        <w:t>:</w:t>
      </w:r>
    </w:p>
    <w:p w14:paraId="564F1B73" w14:textId="1A9C65B4" w:rsidR="009341F1" w:rsidRPr="001276A1" w:rsidRDefault="009341F1" w:rsidP="001276A1">
      <w:pPr>
        <w:pStyle w:val="ListParagraph"/>
        <w:ind w:firstLine="720"/>
        <w:rPr>
          <w:lang w:val="en-US"/>
        </w:rPr>
      </w:pPr>
      <w:r w:rsidRPr="009341F1">
        <w:rPr>
          <w:lang w:val="en-US"/>
        </w:rPr>
        <w:t>Persistent VDI desktop experience which is mapped to a single user.</w:t>
      </w:r>
    </w:p>
    <w:p w14:paraId="33DCE54B" w14:textId="77777777" w:rsidR="009341F1" w:rsidRPr="009341F1" w:rsidRDefault="009341F1">
      <w:pPr>
        <w:pStyle w:val="ListParagraph"/>
        <w:numPr>
          <w:ilvl w:val="1"/>
          <w:numId w:val="15"/>
        </w:numPr>
        <w:rPr>
          <w:lang w:val="en-US"/>
        </w:rPr>
        <w:pPrChange w:id="127" w:author="Barry Willis" w:date="2020-03-25T19:40:00Z">
          <w:pPr>
            <w:pStyle w:val="ListParagraph"/>
            <w:numPr>
              <w:ilvl w:val="1"/>
              <w:numId w:val="10"/>
            </w:numPr>
            <w:ind w:left="1080" w:hanging="360"/>
          </w:pPr>
        </w:pPrChange>
      </w:pPr>
      <w:r w:rsidRPr="001276A1">
        <w:rPr>
          <w:b/>
          <w:bCs/>
          <w:lang w:val="en-US"/>
        </w:rPr>
        <w:t>Floating</w:t>
      </w:r>
      <w:r w:rsidRPr="009341F1">
        <w:rPr>
          <w:lang w:val="en-US"/>
        </w:rPr>
        <w:t>:</w:t>
      </w:r>
    </w:p>
    <w:p w14:paraId="2B686BF2" w14:textId="1830789C" w:rsidR="009341F1" w:rsidRPr="001276A1" w:rsidRDefault="009341F1" w:rsidP="001276A1">
      <w:pPr>
        <w:pStyle w:val="ListParagraph"/>
        <w:ind w:left="1440"/>
        <w:rPr>
          <w:lang w:val="en-US"/>
        </w:rPr>
      </w:pPr>
      <w:r w:rsidRPr="009341F1">
        <w:rPr>
          <w:lang w:val="en-US"/>
        </w:rPr>
        <w:t>Non-Persistent VDI desktop experience which multiple users can use at different times (i.e. resets after each user session).</w:t>
      </w:r>
    </w:p>
    <w:p w14:paraId="6001F482" w14:textId="77777777" w:rsidR="009341F1" w:rsidRPr="009341F1" w:rsidRDefault="009341F1">
      <w:pPr>
        <w:pStyle w:val="ListParagraph"/>
        <w:numPr>
          <w:ilvl w:val="1"/>
          <w:numId w:val="15"/>
        </w:numPr>
        <w:rPr>
          <w:lang w:val="en-US"/>
        </w:rPr>
        <w:pPrChange w:id="128" w:author="Barry Willis" w:date="2020-03-25T19:40:00Z">
          <w:pPr>
            <w:pStyle w:val="ListParagraph"/>
            <w:numPr>
              <w:ilvl w:val="1"/>
              <w:numId w:val="10"/>
            </w:numPr>
            <w:ind w:left="1080" w:hanging="360"/>
          </w:pPr>
        </w:pPrChange>
      </w:pPr>
      <w:r w:rsidRPr="001276A1">
        <w:rPr>
          <w:b/>
          <w:bCs/>
          <w:lang w:val="en-US"/>
        </w:rPr>
        <w:t>Session</w:t>
      </w:r>
      <w:r w:rsidRPr="009341F1">
        <w:rPr>
          <w:lang w:val="en-US"/>
        </w:rPr>
        <w:t>:</w:t>
      </w:r>
    </w:p>
    <w:p w14:paraId="2F28B36B" w14:textId="1AFF4A3E" w:rsidR="009341F1" w:rsidRPr="007A658F" w:rsidRDefault="009341F1" w:rsidP="007A658F">
      <w:pPr>
        <w:pStyle w:val="ListParagraph"/>
        <w:ind w:left="1440"/>
        <w:rPr>
          <w:lang w:val="en-US"/>
        </w:rPr>
      </w:pPr>
      <w:r w:rsidRPr="009341F1">
        <w:rPr>
          <w:lang w:val="en-US"/>
        </w:rPr>
        <w:t>Non-persistent RDSH published desktop experience shared across multiple users (i.e. terminal services).</w:t>
      </w:r>
    </w:p>
    <w:p w14:paraId="651DEB78" w14:textId="77777777" w:rsidR="0088527B" w:rsidRDefault="0088527B" w:rsidP="009341F1">
      <w:pPr>
        <w:pStyle w:val="ListParagraph"/>
        <w:rPr>
          <w:ins w:id="129" w:author="Barry Willis" w:date="2020-03-25T19:45:00Z"/>
          <w:lang w:val="en-US"/>
        </w:rPr>
      </w:pPr>
    </w:p>
    <w:p w14:paraId="67C7EA46" w14:textId="59747E4B" w:rsidR="009341F1" w:rsidRDefault="00802368">
      <w:pPr>
        <w:pStyle w:val="ListParagraph"/>
        <w:ind w:left="0"/>
        <w:rPr>
          <w:lang w:val="en-US"/>
        </w:rPr>
        <w:pPrChange w:id="130" w:author="Barry Willis" w:date="2020-03-25T19:45:00Z">
          <w:pPr>
            <w:pStyle w:val="ListParagraph"/>
          </w:pPr>
        </w:pPrChange>
      </w:pPr>
      <w:r>
        <w:rPr>
          <w:lang w:val="en-US"/>
        </w:rPr>
        <w:t>For</w:t>
      </w:r>
      <w:r w:rsidR="009341F1">
        <w:rPr>
          <w:lang w:val="en-US"/>
        </w:rPr>
        <w:t xml:space="preserve"> this document, I’m selecting Session using Windows 10 Multisession</w:t>
      </w:r>
      <w:r>
        <w:rPr>
          <w:lang w:val="en-US"/>
        </w:rPr>
        <w:t>, which is similar to RDSH</w:t>
      </w:r>
    </w:p>
    <w:p w14:paraId="0A78FF83" w14:textId="32691964" w:rsidR="001276A1" w:rsidRDefault="001276A1" w:rsidP="009341F1">
      <w:pPr>
        <w:pStyle w:val="ListParagraph"/>
        <w:rPr>
          <w:lang w:val="en-US"/>
        </w:rPr>
      </w:pPr>
      <w:r>
        <w:rPr>
          <w:noProof/>
        </w:rPr>
        <w:drawing>
          <wp:inline distT="0" distB="0" distL="0" distR="0" wp14:anchorId="04FFED6B" wp14:editId="0E3E3224">
            <wp:extent cx="5111750" cy="442144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398" cy="4457469"/>
                    </a:xfrm>
                    <a:prstGeom prst="rect">
                      <a:avLst/>
                    </a:prstGeom>
                  </pic:spPr>
                </pic:pic>
              </a:graphicData>
            </a:graphic>
          </wp:inline>
        </w:drawing>
      </w:r>
    </w:p>
    <w:p w14:paraId="56BB83D3" w14:textId="77777777" w:rsidR="00F8779C" w:rsidRDefault="00F8779C" w:rsidP="009341F1">
      <w:pPr>
        <w:pStyle w:val="ListParagraph"/>
        <w:rPr>
          <w:lang w:val="en-US"/>
        </w:rPr>
      </w:pPr>
    </w:p>
    <w:p w14:paraId="5DB41C27" w14:textId="77777777" w:rsidR="00F8779C" w:rsidRDefault="00F8779C" w:rsidP="009341F1">
      <w:pPr>
        <w:pStyle w:val="ListParagraph"/>
        <w:rPr>
          <w:lang w:val="en-US"/>
        </w:rPr>
      </w:pPr>
    </w:p>
    <w:p w14:paraId="2B504B3D" w14:textId="77777777" w:rsidR="00F8779C" w:rsidRDefault="00F8779C" w:rsidP="009341F1">
      <w:pPr>
        <w:pStyle w:val="ListParagraph"/>
        <w:rPr>
          <w:lang w:val="en-US"/>
        </w:rPr>
      </w:pPr>
    </w:p>
    <w:p w14:paraId="71539B42" w14:textId="77777777" w:rsidR="00F8779C" w:rsidRDefault="00F8779C" w:rsidP="009341F1">
      <w:pPr>
        <w:pStyle w:val="ListParagraph"/>
        <w:rPr>
          <w:lang w:val="en-US"/>
        </w:rPr>
      </w:pPr>
    </w:p>
    <w:p w14:paraId="31A67994" w14:textId="77777777" w:rsidR="00F8779C" w:rsidRDefault="00F8779C" w:rsidP="009341F1">
      <w:pPr>
        <w:pStyle w:val="ListParagraph"/>
        <w:rPr>
          <w:lang w:val="en-US"/>
        </w:rPr>
      </w:pPr>
    </w:p>
    <w:p w14:paraId="53A3FB79" w14:textId="77777777" w:rsidR="00F8779C" w:rsidRDefault="00F8779C" w:rsidP="009341F1">
      <w:pPr>
        <w:pStyle w:val="ListParagraph"/>
        <w:rPr>
          <w:lang w:val="en-US"/>
        </w:rPr>
      </w:pPr>
    </w:p>
    <w:p w14:paraId="0F19CD28" w14:textId="77777777" w:rsidR="00F8779C" w:rsidRDefault="00F8779C" w:rsidP="009341F1">
      <w:pPr>
        <w:pStyle w:val="ListParagraph"/>
        <w:rPr>
          <w:lang w:val="en-US"/>
        </w:rPr>
      </w:pPr>
    </w:p>
    <w:p w14:paraId="12829608" w14:textId="77777777" w:rsidR="00F8779C" w:rsidRDefault="00F8779C" w:rsidP="009341F1">
      <w:pPr>
        <w:pStyle w:val="ListParagraph"/>
        <w:rPr>
          <w:lang w:val="en-US"/>
        </w:rPr>
      </w:pPr>
    </w:p>
    <w:p w14:paraId="59CE5E11" w14:textId="77777777" w:rsidR="00F8779C" w:rsidRDefault="00F8779C" w:rsidP="009341F1">
      <w:pPr>
        <w:pStyle w:val="ListParagraph"/>
        <w:rPr>
          <w:lang w:val="en-US"/>
        </w:rPr>
      </w:pPr>
    </w:p>
    <w:p w14:paraId="3AE673BA" w14:textId="521D5E6C" w:rsidR="00F8779C" w:rsidRDefault="00F8779C">
      <w:pPr>
        <w:pStyle w:val="ListParagraph"/>
        <w:numPr>
          <w:ilvl w:val="0"/>
          <w:numId w:val="15"/>
        </w:numPr>
        <w:rPr>
          <w:lang w:val="en-US"/>
        </w:rPr>
        <w:pPrChange w:id="131" w:author="Barry Willis" w:date="2020-03-25T19:40:00Z">
          <w:pPr>
            <w:pStyle w:val="ListParagraph"/>
            <w:numPr>
              <w:numId w:val="10"/>
            </w:numPr>
            <w:ind w:left="360" w:hanging="360"/>
          </w:pPr>
        </w:pPrChange>
      </w:pPr>
      <w:r>
        <w:rPr>
          <w:lang w:val="en-US"/>
        </w:rPr>
        <w:t>Select your Active Directory User</w:t>
      </w:r>
      <w:r w:rsidR="00D12CD6">
        <w:rPr>
          <w:lang w:val="en-US"/>
        </w:rPr>
        <w:t xml:space="preserve"> Group and click next</w:t>
      </w:r>
      <w:r w:rsidR="00046F85">
        <w:rPr>
          <w:lang w:val="en-US"/>
        </w:rPr>
        <w:t xml:space="preserve"> and submit.</w:t>
      </w:r>
    </w:p>
    <w:p w14:paraId="7BAF8130" w14:textId="77777777" w:rsidR="00332B9B" w:rsidRDefault="00332B9B" w:rsidP="00332B9B">
      <w:pPr>
        <w:pStyle w:val="ListParagraph"/>
        <w:rPr>
          <w:lang w:val="en-US"/>
        </w:rPr>
      </w:pPr>
    </w:p>
    <w:p w14:paraId="3363C061" w14:textId="2800D2AA" w:rsidR="00D12CD6" w:rsidRDefault="00D12CD6" w:rsidP="00D12CD6">
      <w:pPr>
        <w:pStyle w:val="ListParagraph"/>
        <w:rPr>
          <w:lang w:val="en-US"/>
        </w:rPr>
      </w:pPr>
      <w:r>
        <w:rPr>
          <w:noProof/>
        </w:rPr>
        <w:drawing>
          <wp:inline distT="0" distB="0" distL="0" distR="0" wp14:anchorId="429E859F" wp14:editId="0022FA67">
            <wp:extent cx="5381278" cy="4660900"/>
            <wp:effectExtent l="0" t="0" r="0" b="635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8088" cy="4666799"/>
                    </a:xfrm>
                    <a:prstGeom prst="rect">
                      <a:avLst/>
                    </a:prstGeom>
                  </pic:spPr>
                </pic:pic>
              </a:graphicData>
            </a:graphic>
          </wp:inline>
        </w:drawing>
      </w:r>
    </w:p>
    <w:p w14:paraId="0E7FA2A0" w14:textId="76157478" w:rsidR="00C1606A" w:rsidRDefault="00C1606A">
      <w:pPr>
        <w:pStyle w:val="ListParagraph"/>
        <w:numPr>
          <w:ilvl w:val="0"/>
          <w:numId w:val="15"/>
        </w:numPr>
        <w:rPr>
          <w:lang w:val="en-US"/>
        </w:rPr>
        <w:pPrChange w:id="132" w:author="Barry Willis" w:date="2020-03-25T19:40:00Z">
          <w:pPr>
            <w:pStyle w:val="ListParagraph"/>
            <w:numPr>
              <w:numId w:val="10"/>
            </w:numPr>
            <w:ind w:left="360" w:hanging="360"/>
          </w:pPr>
        </w:pPrChange>
      </w:pPr>
      <w:r>
        <w:rPr>
          <w:lang w:val="en-US"/>
        </w:rPr>
        <w:t xml:space="preserve">At this point now, the deployment of Horizon </w:t>
      </w:r>
      <w:r w:rsidR="003A03A2">
        <w:rPr>
          <w:lang w:val="en-US"/>
        </w:rPr>
        <w:t>should be completed for you.</w:t>
      </w:r>
    </w:p>
    <w:p w14:paraId="1CE26386" w14:textId="77777777" w:rsidR="003A03A2" w:rsidRDefault="003A03A2" w:rsidP="003A03A2">
      <w:pPr>
        <w:pStyle w:val="ListParagraph"/>
        <w:rPr>
          <w:lang w:val="en-US"/>
        </w:rPr>
      </w:pPr>
    </w:p>
    <w:p w14:paraId="028AA74F" w14:textId="6EF83DCC" w:rsidR="003A03A2" w:rsidRDefault="003A03A2" w:rsidP="003A03A2">
      <w:pPr>
        <w:pStyle w:val="ListParagraph"/>
        <w:rPr>
          <w:lang w:val="en-US"/>
        </w:rPr>
      </w:pPr>
      <w:r>
        <w:rPr>
          <w:noProof/>
        </w:rPr>
        <w:drawing>
          <wp:inline distT="0" distB="0" distL="0" distR="0" wp14:anchorId="44679EFD" wp14:editId="646507E9">
            <wp:extent cx="5359400" cy="2555449"/>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7396" cy="2564030"/>
                    </a:xfrm>
                    <a:prstGeom prst="rect">
                      <a:avLst/>
                    </a:prstGeom>
                  </pic:spPr>
                </pic:pic>
              </a:graphicData>
            </a:graphic>
          </wp:inline>
        </w:drawing>
      </w:r>
    </w:p>
    <w:p w14:paraId="311E4C47" w14:textId="77777777" w:rsidR="00E25D33" w:rsidRDefault="00E25D33" w:rsidP="003A03A2">
      <w:pPr>
        <w:pStyle w:val="ListParagraph"/>
        <w:rPr>
          <w:lang w:val="en-US"/>
        </w:rPr>
      </w:pPr>
    </w:p>
    <w:p w14:paraId="2A786FA3" w14:textId="1D36BFB4" w:rsidR="00E25D33" w:rsidRDefault="00E25D33" w:rsidP="00E25D33">
      <w:pPr>
        <w:pStyle w:val="Heading1"/>
        <w:rPr>
          <w:lang w:val="en-US"/>
        </w:rPr>
      </w:pPr>
      <w:r>
        <w:rPr>
          <w:lang w:val="en-US"/>
        </w:rPr>
        <w:lastRenderedPageBreak/>
        <w:t>Connect to your Horizon Desktops</w:t>
      </w:r>
    </w:p>
    <w:p w14:paraId="1EE140C8" w14:textId="77777777" w:rsidR="00E25D33" w:rsidRPr="00E25D33" w:rsidRDefault="00E25D33" w:rsidP="00E25D33">
      <w:pPr>
        <w:rPr>
          <w:lang w:val="en-US"/>
        </w:rPr>
      </w:pPr>
    </w:p>
    <w:p w14:paraId="76599B9F" w14:textId="51D1DE41" w:rsidR="002C0F66" w:rsidRDefault="009D7D9C">
      <w:pPr>
        <w:pStyle w:val="ListParagraph"/>
        <w:numPr>
          <w:ilvl w:val="0"/>
          <w:numId w:val="15"/>
        </w:numPr>
        <w:rPr>
          <w:lang w:val="en-US"/>
        </w:rPr>
        <w:pPrChange w:id="133" w:author="Barry Willis" w:date="2020-03-25T19:40:00Z">
          <w:pPr>
            <w:pStyle w:val="ListParagraph"/>
            <w:numPr>
              <w:numId w:val="10"/>
            </w:numPr>
            <w:ind w:left="360" w:hanging="360"/>
          </w:pPr>
        </w:pPrChange>
      </w:pPr>
      <w:r>
        <w:rPr>
          <w:lang w:val="en-US"/>
        </w:rPr>
        <w:t>From your Horizon Cloud Console, go to Settings &gt; Capacity and click on the Pod you created.</w:t>
      </w:r>
      <w:r w:rsidR="002C0F66">
        <w:rPr>
          <w:lang w:val="en-US"/>
        </w:rPr>
        <w:t xml:space="preserve"> Scroll down to the bottom and you should see your Gateway Settings</w:t>
      </w:r>
    </w:p>
    <w:p w14:paraId="1BA9F0FD" w14:textId="0CCE1FD8" w:rsidR="002C0F66" w:rsidRDefault="00C02588" w:rsidP="002C0F66">
      <w:pPr>
        <w:rPr>
          <w:lang w:val="en-US"/>
        </w:rPr>
      </w:pPr>
      <w:r>
        <w:rPr>
          <w:noProof/>
        </w:rPr>
        <w:drawing>
          <wp:inline distT="0" distB="0" distL="0" distR="0" wp14:anchorId="5AA8492E" wp14:editId="5C962484">
            <wp:extent cx="6044934" cy="492442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0429" cy="4928902"/>
                    </a:xfrm>
                    <a:prstGeom prst="rect">
                      <a:avLst/>
                    </a:prstGeom>
                  </pic:spPr>
                </pic:pic>
              </a:graphicData>
            </a:graphic>
          </wp:inline>
        </w:drawing>
      </w:r>
    </w:p>
    <w:p w14:paraId="2C3196DE" w14:textId="77777777" w:rsidR="00662A6D" w:rsidRDefault="00662A6D" w:rsidP="002C0F66">
      <w:pPr>
        <w:rPr>
          <w:lang w:val="en-US"/>
        </w:rPr>
      </w:pPr>
    </w:p>
    <w:p w14:paraId="3502F72D" w14:textId="7DE0C4E1" w:rsidR="00C02588" w:rsidRDefault="0071151F">
      <w:pPr>
        <w:pStyle w:val="ListParagraph"/>
        <w:numPr>
          <w:ilvl w:val="0"/>
          <w:numId w:val="15"/>
        </w:numPr>
        <w:rPr>
          <w:lang w:val="en-US"/>
        </w:rPr>
        <w:pPrChange w:id="134" w:author="Barry Willis" w:date="2020-03-25T19:40:00Z">
          <w:pPr>
            <w:pStyle w:val="ListParagraph"/>
            <w:numPr>
              <w:numId w:val="10"/>
            </w:numPr>
            <w:ind w:left="360" w:hanging="360"/>
          </w:pPr>
        </w:pPrChange>
      </w:pPr>
      <w:r>
        <w:rPr>
          <w:lang w:val="en-US"/>
        </w:rPr>
        <w:t>From this screen, you can see the Public and private IP addresses for your Gateways. You can create a</w:t>
      </w:r>
      <w:r w:rsidR="004E5895">
        <w:rPr>
          <w:lang w:val="en-US"/>
        </w:rPr>
        <w:t xml:space="preserve">n A Record on your public DNS to point to </w:t>
      </w:r>
      <w:r w:rsidR="0061529A">
        <w:rPr>
          <w:lang w:val="en-US"/>
        </w:rPr>
        <w:t>your Public IP Address. The FQDN for the DNS name should match that of your SSL certificate.</w:t>
      </w:r>
    </w:p>
    <w:p w14:paraId="15678A34" w14:textId="77777777" w:rsidR="0035224C" w:rsidRDefault="0035224C" w:rsidP="0035224C">
      <w:pPr>
        <w:rPr>
          <w:lang w:val="en-US"/>
        </w:rPr>
      </w:pPr>
    </w:p>
    <w:p w14:paraId="6E374C1E" w14:textId="77777777" w:rsidR="0035224C" w:rsidRDefault="0035224C" w:rsidP="0035224C">
      <w:pPr>
        <w:rPr>
          <w:lang w:val="en-US"/>
        </w:rPr>
      </w:pPr>
    </w:p>
    <w:p w14:paraId="1D33CF93" w14:textId="0F628E5D" w:rsidR="0035224C" w:rsidRDefault="0035224C" w:rsidP="0035224C">
      <w:pPr>
        <w:rPr>
          <w:lang w:val="en-US"/>
        </w:rPr>
      </w:pPr>
    </w:p>
    <w:p w14:paraId="311971EB" w14:textId="77777777" w:rsidR="0035224C" w:rsidRPr="0035224C" w:rsidRDefault="0035224C" w:rsidP="0035224C">
      <w:pPr>
        <w:rPr>
          <w:lang w:val="en-US"/>
        </w:rPr>
      </w:pPr>
    </w:p>
    <w:p w14:paraId="08CDFDF2" w14:textId="457CE253" w:rsidR="00662A6D" w:rsidRDefault="005F4A46">
      <w:pPr>
        <w:pStyle w:val="ListParagraph"/>
        <w:numPr>
          <w:ilvl w:val="0"/>
          <w:numId w:val="15"/>
        </w:numPr>
        <w:rPr>
          <w:lang w:val="en-US"/>
        </w:rPr>
        <w:pPrChange w:id="135" w:author="Barry Willis" w:date="2020-03-25T19:40:00Z">
          <w:pPr>
            <w:pStyle w:val="ListParagraph"/>
            <w:numPr>
              <w:numId w:val="10"/>
            </w:numPr>
            <w:ind w:left="360" w:hanging="360"/>
          </w:pPr>
        </w:pPrChange>
      </w:pPr>
      <w:r>
        <w:rPr>
          <w:lang w:val="en-US"/>
        </w:rPr>
        <w:lastRenderedPageBreak/>
        <w:t xml:space="preserve">Connect to the public address of your </w:t>
      </w:r>
      <w:r w:rsidR="00CC0F5E">
        <w:rPr>
          <w:lang w:val="en-US"/>
        </w:rPr>
        <w:t>UAG Gateway</w:t>
      </w:r>
      <w:r w:rsidR="0035224C">
        <w:rPr>
          <w:lang w:val="en-US"/>
        </w:rPr>
        <w:t xml:space="preserve"> and you should get a login screen:</w:t>
      </w:r>
    </w:p>
    <w:p w14:paraId="4D5ED271" w14:textId="77777777" w:rsidR="00C25EA7" w:rsidRDefault="00C25EA7" w:rsidP="00C25EA7">
      <w:pPr>
        <w:pStyle w:val="ListParagraph"/>
        <w:rPr>
          <w:lang w:val="en-US"/>
        </w:rPr>
      </w:pPr>
    </w:p>
    <w:p w14:paraId="4D675AEF" w14:textId="7DEF9241" w:rsidR="00C25EA7" w:rsidRDefault="00C25EA7" w:rsidP="00C25EA7">
      <w:pPr>
        <w:pStyle w:val="ListParagraph"/>
        <w:rPr>
          <w:lang w:val="en-US"/>
        </w:rPr>
      </w:pPr>
      <w:r>
        <w:rPr>
          <w:noProof/>
        </w:rPr>
        <w:drawing>
          <wp:inline distT="0" distB="0" distL="0" distR="0" wp14:anchorId="6ACAD5CA" wp14:editId="0C3ADC5A">
            <wp:extent cx="4991980" cy="413385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3507" cy="4151677"/>
                    </a:xfrm>
                    <a:prstGeom prst="rect">
                      <a:avLst/>
                    </a:prstGeom>
                  </pic:spPr>
                </pic:pic>
              </a:graphicData>
            </a:graphic>
          </wp:inline>
        </w:drawing>
      </w:r>
    </w:p>
    <w:p w14:paraId="7D69C679" w14:textId="77777777" w:rsidR="00C25EA7" w:rsidRDefault="00C25EA7" w:rsidP="00C25EA7">
      <w:pPr>
        <w:pStyle w:val="ListParagraph"/>
        <w:rPr>
          <w:lang w:val="en-US"/>
        </w:rPr>
      </w:pPr>
    </w:p>
    <w:p w14:paraId="0FA72763" w14:textId="2BA2FFC8" w:rsidR="00C25EA7" w:rsidRDefault="00C25EA7">
      <w:pPr>
        <w:pStyle w:val="ListParagraph"/>
        <w:numPr>
          <w:ilvl w:val="0"/>
          <w:numId w:val="15"/>
        </w:numPr>
        <w:rPr>
          <w:lang w:val="en-US"/>
        </w:rPr>
        <w:pPrChange w:id="136" w:author="Barry Willis" w:date="2020-03-25T19:40:00Z">
          <w:pPr>
            <w:pStyle w:val="ListParagraph"/>
            <w:numPr>
              <w:numId w:val="10"/>
            </w:numPr>
            <w:ind w:left="360" w:hanging="360"/>
          </w:pPr>
        </w:pPrChange>
      </w:pPr>
      <w:r>
        <w:rPr>
          <w:lang w:val="en-US"/>
        </w:rPr>
        <w:t xml:space="preserve">From this screen, login with the Active Directory Credentials of </w:t>
      </w:r>
      <w:r w:rsidR="003230E2">
        <w:rPr>
          <w:lang w:val="en-US"/>
        </w:rPr>
        <w:t xml:space="preserve">the group that you have assigned to this </w:t>
      </w:r>
      <w:r w:rsidR="00C82638">
        <w:rPr>
          <w:lang w:val="en-US"/>
        </w:rPr>
        <w:t>desktop farm.</w:t>
      </w:r>
      <w:r w:rsidR="002A391E">
        <w:rPr>
          <w:lang w:val="en-US"/>
        </w:rPr>
        <w:t xml:space="preserve"> You can also select to download the Horizon Client for Windows</w:t>
      </w:r>
      <w:r w:rsidR="004231AD">
        <w:rPr>
          <w:lang w:val="en-US"/>
        </w:rPr>
        <w:t>.</w:t>
      </w:r>
    </w:p>
    <w:p w14:paraId="0F258001" w14:textId="77777777" w:rsidR="003155E0" w:rsidRDefault="003155E0" w:rsidP="003155E0">
      <w:pPr>
        <w:pStyle w:val="ListParagraph"/>
        <w:rPr>
          <w:lang w:val="en-US"/>
        </w:rPr>
      </w:pPr>
    </w:p>
    <w:p w14:paraId="7B938C18" w14:textId="0E3FD55D" w:rsidR="00656F2E" w:rsidRDefault="00656F2E">
      <w:pPr>
        <w:pStyle w:val="ListParagraph"/>
        <w:numPr>
          <w:ilvl w:val="0"/>
          <w:numId w:val="15"/>
        </w:numPr>
        <w:rPr>
          <w:lang w:val="en-US"/>
        </w:rPr>
        <w:pPrChange w:id="137" w:author="Barry Willis" w:date="2020-03-25T19:40:00Z">
          <w:pPr>
            <w:pStyle w:val="ListParagraph"/>
            <w:numPr>
              <w:numId w:val="10"/>
            </w:numPr>
            <w:ind w:left="360" w:hanging="360"/>
          </w:pPr>
        </w:pPrChange>
      </w:pPr>
      <w:r>
        <w:rPr>
          <w:lang w:val="en-US"/>
        </w:rPr>
        <w:t xml:space="preserve">After successful login, you can </w:t>
      </w:r>
      <w:r w:rsidR="003155E0">
        <w:rPr>
          <w:lang w:val="en-US"/>
        </w:rPr>
        <w:t>now see a list of your entitled desktops (and applications)</w:t>
      </w:r>
    </w:p>
    <w:p w14:paraId="1E95F6B1" w14:textId="77777777" w:rsidR="003155E0" w:rsidRDefault="003155E0" w:rsidP="003155E0">
      <w:pPr>
        <w:pStyle w:val="ListParagraph"/>
        <w:rPr>
          <w:lang w:val="en-US"/>
        </w:rPr>
      </w:pPr>
    </w:p>
    <w:p w14:paraId="234410CA" w14:textId="2C67668A" w:rsidR="003155E0" w:rsidRPr="00C02588" w:rsidRDefault="003155E0" w:rsidP="003155E0">
      <w:pPr>
        <w:pStyle w:val="ListParagraph"/>
        <w:rPr>
          <w:lang w:val="en-US"/>
        </w:rPr>
      </w:pPr>
      <w:r>
        <w:rPr>
          <w:noProof/>
        </w:rPr>
        <w:drawing>
          <wp:inline distT="0" distB="0" distL="0" distR="0" wp14:anchorId="15D58D49" wp14:editId="2140FE35">
            <wp:extent cx="5025344" cy="2609850"/>
            <wp:effectExtent l="0" t="0" r="444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9362" cy="2627517"/>
                    </a:xfrm>
                    <a:prstGeom prst="rect">
                      <a:avLst/>
                    </a:prstGeom>
                  </pic:spPr>
                </pic:pic>
              </a:graphicData>
            </a:graphic>
          </wp:inline>
        </w:drawing>
      </w:r>
    </w:p>
    <w:p w14:paraId="3B955212" w14:textId="07C3BC81" w:rsidR="001C1657" w:rsidRDefault="00FC0148">
      <w:pPr>
        <w:pStyle w:val="ListParagraph"/>
        <w:numPr>
          <w:ilvl w:val="0"/>
          <w:numId w:val="15"/>
        </w:numPr>
        <w:rPr>
          <w:lang w:val="en-US"/>
        </w:rPr>
        <w:pPrChange w:id="138" w:author="Barry Willis" w:date="2020-03-25T19:40:00Z">
          <w:pPr>
            <w:pStyle w:val="ListParagraph"/>
            <w:numPr>
              <w:numId w:val="10"/>
            </w:numPr>
            <w:ind w:left="360" w:hanging="360"/>
          </w:pPr>
        </w:pPrChange>
      </w:pPr>
      <w:r>
        <w:rPr>
          <w:lang w:val="en-US"/>
        </w:rPr>
        <w:lastRenderedPageBreak/>
        <w:t>You should now be connected to your desktop</w:t>
      </w:r>
    </w:p>
    <w:p w14:paraId="18725C3C" w14:textId="77777777" w:rsidR="00FC0148" w:rsidRDefault="00FC0148" w:rsidP="00FC0148">
      <w:pPr>
        <w:pStyle w:val="ListParagraph"/>
        <w:rPr>
          <w:lang w:val="en-US"/>
        </w:rPr>
      </w:pPr>
    </w:p>
    <w:p w14:paraId="6D42A01E" w14:textId="7F99DD16" w:rsidR="00FC0148" w:rsidRDefault="00FC0148" w:rsidP="00FC0148">
      <w:pPr>
        <w:pStyle w:val="ListParagraph"/>
        <w:rPr>
          <w:lang w:val="en-US"/>
        </w:rPr>
      </w:pPr>
      <w:r>
        <w:rPr>
          <w:noProof/>
        </w:rPr>
        <w:drawing>
          <wp:inline distT="0" distB="0" distL="0" distR="0" wp14:anchorId="4CC39498" wp14:editId="3A8DCFC5">
            <wp:extent cx="5943600" cy="4681220"/>
            <wp:effectExtent l="0" t="0" r="0" b="5080"/>
            <wp:docPr id="34"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81220"/>
                    </a:xfrm>
                    <a:prstGeom prst="rect">
                      <a:avLst/>
                    </a:prstGeom>
                  </pic:spPr>
                </pic:pic>
              </a:graphicData>
            </a:graphic>
          </wp:inline>
        </w:drawing>
      </w:r>
    </w:p>
    <w:p w14:paraId="5EDF7BCC" w14:textId="77777777" w:rsidR="00FC0148" w:rsidRDefault="00FC0148" w:rsidP="00FC0148">
      <w:pPr>
        <w:pStyle w:val="ListParagraph"/>
        <w:rPr>
          <w:lang w:val="en-US"/>
        </w:rPr>
      </w:pPr>
    </w:p>
    <w:p w14:paraId="58CB76C8" w14:textId="21FE5846" w:rsidR="00FC0148" w:rsidRDefault="00FC0148">
      <w:pPr>
        <w:pStyle w:val="ListParagraph"/>
        <w:numPr>
          <w:ilvl w:val="0"/>
          <w:numId w:val="15"/>
        </w:numPr>
        <w:rPr>
          <w:lang w:val="en-US"/>
        </w:rPr>
        <w:pPrChange w:id="139" w:author="Barry Willis" w:date="2020-03-25T19:40:00Z">
          <w:pPr>
            <w:pStyle w:val="ListParagraph"/>
            <w:numPr>
              <w:numId w:val="10"/>
            </w:numPr>
            <w:ind w:left="360" w:hanging="360"/>
          </w:pPr>
        </w:pPrChange>
      </w:pPr>
      <w:r>
        <w:rPr>
          <w:lang w:val="en-US"/>
        </w:rPr>
        <w:t xml:space="preserve">Integration of FSLogix profile management </w:t>
      </w:r>
      <w:r w:rsidR="00C67DF3">
        <w:rPr>
          <w:lang w:val="en-US"/>
        </w:rPr>
        <w:t xml:space="preserve">would be recommended and well documented </w:t>
      </w:r>
      <w:r w:rsidR="0088527B">
        <w:fldChar w:fldCharType="begin"/>
      </w:r>
      <w:r w:rsidR="0088527B">
        <w:instrText xml:space="preserve"> HYPERLINK "https://docs.microsoft.com/en-us/fslogix/install-ht" </w:instrText>
      </w:r>
      <w:r w:rsidR="0088527B">
        <w:fldChar w:fldCharType="separate"/>
      </w:r>
      <w:r w:rsidR="00C67DF3" w:rsidRPr="004B04A8">
        <w:rPr>
          <w:rStyle w:val="Hyperlink"/>
          <w:lang w:val="en-US"/>
        </w:rPr>
        <w:t>here</w:t>
      </w:r>
      <w:r w:rsidR="0088527B">
        <w:rPr>
          <w:rStyle w:val="Hyperlink"/>
          <w:lang w:val="en-US"/>
        </w:rPr>
        <w:fldChar w:fldCharType="end"/>
      </w:r>
    </w:p>
    <w:p w14:paraId="1FCB9836" w14:textId="77777777" w:rsidR="00045E72" w:rsidRDefault="00045E72" w:rsidP="00045E72">
      <w:pPr>
        <w:pStyle w:val="ListParagraph"/>
        <w:rPr>
          <w:lang w:val="en-US"/>
        </w:rPr>
      </w:pPr>
    </w:p>
    <w:p w14:paraId="377D2E05" w14:textId="39E0136D" w:rsidR="00045E72" w:rsidRPr="00045E72" w:rsidRDefault="00BD7F80">
      <w:pPr>
        <w:pStyle w:val="ListParagraph"/>
        <w:numPr>
          <w:ilvl w:val="0"/>
          <w:numId w:val="15"/>
        </w:numPr>
        <w:rPr>
          <w:lang w:val="en-US"/>
        </w:rPr>
        <w:pPrChange w:id="140" w:author="Barry Willis" w:date="2020-03-25T19:40:00Z">
          <w:pPr>
            <w:pStyle w:val="ListParagraph"/>
            <w:numPr>
              <w:numId w:val="10"/>
            </w:numPr>
            <w:ind w:left="360" w:hanging="360"/>
          </w:pPr>
        </w:pPrChange>
      </w:pPr>
      <w:r>
        <w:rPr>
          <w:lang w:val="en-US"/>
        </w:rPr>
        <w:t xml:space="preserve">Horizon Cloud on Azure also provides entitlement to </w:t>
      </w:r>
      <w:r w:rsidR="00E00832">
        <w:rPr>
          <w:lang w:val="en-US"/>
        </w:rPr>
        <w:t xml:space="preserve">Dynamic Environment Manager (DEM). More information on this </w:t>
      </w:r>
      <w:r w:rsidR="009A2289">
        <w:rPr>
          <w:lang w:val="en-US"/>
        </w:rPr>
        <w:t xml:space="preserve">can be found </w:t>
      </w:r>
      <w:r w:rsidR="0088527B">
        <w:fldChar w:fldCharType="begin"/>
      </w:r>
      <w:r w:rsidR="0088527B">
        <w:instrText xml:space="preserve"> HYPERLINK "https://docs.vmware.com/en/VMware-Dynamic-Environment-Manager/index.html" </w:instrText>
      </w:r>
      <w:r w:rsidR="0088527B">
        <w:fldChar w:fldCharType="separate"/>
      </w:r>
      <w:r w:rsidR="009A2289" w:rsidRPr="00045E72">
        <w:rPr>
          <w:rStyle w:val="Hyperlink"/>
          <w:lang w:val="en-US"/>
        </w:rPr>
        <w:t>here</w:t>
      </w:r>
      <w:r w:rsidR="0088527B">
        <w:rPr>
          <w:rStyle w:val="Hyperlink"/>
          <w:lang w:val="en-US"/>
        </w:rPr>
        <w:fldChar w:fldCharType="end"/>
      </w:r>
    </w:p>
    <w:p w14:paraId="219EB2AF" w14:textId="77777777" w:rsidR="00045E72" w:rsidRPr="004B04A8" w:rsidRDefault="00045E72" w:rsidP="000C3BAF">
      <w:pPr>
        <w:pStyle w:val="ListParagraph"/>
        <w:rPr>
          <w:lang w:val="en-US"/>
        </w:rPr>
      </w:pPr>
    </w:p>
    <w:p w14:paraId="16C48D7E" w14:textId="77777777" w:rsidR="00C60A5D" w:rsidRDefault="00C60A5D" w:rsidP="00C60A5D">
      <w:pPr>
        <w:pStyle w:val="Heading1"/>
        <w:ind w:left="9360"/>
        <w:rPr>
          <w:lang w:val="en-US"/>
        </w:rPr>
      </w:pPr>
    </w:p>
    <w:p w14:paraId="35502DAA" w14:textId="77777777" w:rsidR="00C60A5D" w:rsidRDefault="00C60A5D" w:rsidP="00C60A5D">
      <w:pPr>
        <w:rPr>
          <w:lang w:val="en-US"/>
        </w:rPr>
      </w:pPr>
    </w:p>
    <w:p w14:paraId="482F5F85" w14:textId="77777777" w:rsidR="00C60A5D" w:rsidRDefault="00C60A5D" w:rsidP="00C60A5D">
      <w:pPr>
        <w:rPr>
          <w:lang w:val="en-US"/>
        </w:rPr>
      </w:pPr>
    </w:p>
    <w:p w14:paraId="5E10CBE5" w14:textId="77777777" w:rsidR="00C60A5D" w:rsidRDefault="00C60A5D" w:rsidP="00C60A5D">
      <w:pPr>
        <w:rPr>
          <w:lang w:val="en-US"/>
        </w:rPr>
      </w:pPr>
    </w:p>
    <w:p w14:paraId="356F7ABD" w14:textId="77777777" w:rsidR="00C60A5D" w:rsidRDefault="00C60A5D" w:rsidP="00C60A5D">
      <w:pPr>
        <w:rPr>
          <w:lang w:val="en-US"/>
        </w:rPr>
      </w:pPr>
    </w:p>
    <w:p w14:paraId="5AC0427E" w14:textId="77777777" w:rsidR="00C60A5D" w:rsidRPr="00C60A5D" w:rsidRDefault="00C60A5D" w:rsidP="00C60A5D">
      <w:pPr>
        <w:rPr>
          <w:lang w:val="en-US"/>
        </w:rPr>
      </w:pPr>
    </w:p>
    <w:p w14:paraId="4F76BADA" w14:textId="756AA18D" w:rsidR="006B7AB6" w:rsidRDefault="00C21EEE">
      <w:pPr>
        <w:pStyle w:val="Heading1"/>
        <w:rPr>
          <w:lang w:val="en-US"/>
        </w:rPr>
      </w:pPr>
      <w:r w:rsidRPr="0088527B">
        <w:rPr>
          <w:rPrChange w:id="141" w:author="Barry Willis" w:date="2020-03-25T19:46:00Z">
            <w:rPr>
              <w:lang w:val="en-US"/>
            </w:rPr>
          </w:rPrChange>
        </w:rPr>
        <w:lastRenderedPageBreak/>
        <w:t>Resources</w:t>
      </w:r>
    </w:p>
    <w:p w14:paraId="0866DF74" w14:textId="4B27F60D" w:rsidR="00C21EEE" w:rsidDel="0088527B" w:rsidRDefault="00C21EEE" w:rsidP="00C21EEE">
      <w:pPr>
        <w:rPr>
          <w:del w:id="142" w:author="Barry Willis" w:date="2020-03-25T19:46:00Z"/>
          <w:lang w:val="en-US"/>
        </w:rPr>
      </w:pPr>
    </w:p>
    <w:p w14:paraId="5913D182" w14:textId="3B4765C6" w:rsidR="00C21EEE" w:rsidRDefault="00AA38FF" w:rsidP="00C21EEE">
      <w:pPr>
        <w:rPr>
          <w:lang w:val="en-US"/>
        </w:rPr>
      </w:pPr>
      <w:r>
        <w:rPr>
          <w:lang w:val="en-US"/>
        </w:rPr>
        <w:t>All connection types and display protocols</w:t>
      </w:r>
      <w:r w:rsidR="009E356B">
        <w:rPr>
          <w:lang w:val="en-US"/>
        </w:rPr>
        <w:t xml:space="preserve">: (link </w:t>
      </w:r>
      <w:hyperlink r:id="rId46" w:anchor="client_connections_for_horizon" w:history="1">
        <w:r w:rsidR="009E356B" w:rsidRPr="00933DF5">
          <w:rPr>
            <w:rStyle w:val="Hyperlink"/>
            <w:lang w:val="en-US"/>
          </w:rPr>
          <w:t>here</w:t>
        </w:r>
      </w:hyperlink>
      <w:r w:rsidR="009E356B">
        <w:rPr>
          <w:lang w:val="en-US"/>
        </w:rPr>
        <w:t>)</w:t>
      </w:r>
    </w:p>
    <w:p w14:paraId="70F887FA" w14:textId="77777777" w:rsidR="0088527B" w:rsidRDefault="00AA38FF" w:rsidP="0088527B">
      <w:pPr>
        <w:pStyle w:val="Heading1"/>
        <w:rPr>
          <w:ins w:id="143" w:author="Barry Willis" w:date="2020-03-25T19:46:00Z"/>
          <w:lang w:val="en-US"/>
        </w:rPr>
      </w:pPr>
      <w:r>
        <w:rPr>
          <w:noProof/>
        </w:rPr>
        <w:drawing>
          <wp:inline distT="0" distB="0" distL="0" distR="0" wp14:anchorId="66D8D4CD" wp14:editId="13A1F80A">
            <wp:extent cx="5619750" cy="392602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39178" cy="3939593"/>
                    </a:xfrm>
                    <a:prstGeom prst="rect">
                      <a:avLst/>
                    </a:prstGeom>
                    <a:noFill/>
                    <a:ln>
                      <a:noFill/>
                    </a:ln>
                  </pic:spPr>
                </pic:pic>
              </a:graphicData>
            </a:graphic>
          </wp:inline>
        </w:drawing>
      </w:r>
    </w:p>
    <w:p w14:paraId="1994334C" w14:textId="31645408" w:rsidR="009E356B" w:rsidRDefault="000F37D8">
      <w:pPr>
        <w:pStyle w:val="Heading1"/>
        <w:rPr>
          <w:lang w:val="en-US"/>
        </w:rPr>
        <w:pPrChange w:id="144" w:author="Barry Willis" w:date="2020-03-25T19:45:00Z">
          <w:pPr/>
        </w:pPrChange>
      </w:pPr>
      <w:r w:rsidRPr="000F37D8">
        <w:rPr>
          <w:lang w:val="en-US"/>
        </w:rPr>
        <w:t>VMware Workspace ONE and VMware Horizon Reference Architecture</w:t>
      </w:r>
    </w:p>
    <w:p w14:paraId="4219959B" w14:textId="447BA762" w:rsidR="005940C2" w:rsidRPr="009E356B" w:rsidRDefault="000A41F6" w:rsidP="00C21EEE">
      <w:pPr>
        <w:rPr>
          <w:lang w:val="en-US"/>
        </w:rPr>
      </w:pPr>
      <w:hyperlink r:id="rId48" w:anchor="executive_summary" w:history="1">
        <w:r w:rsidR="009E356B" w:rsidRPr="00904D42">
          <w:rPr>
            <w:rStyle w:val="Hyperlink"/>
          </w:rPr>
          <w:t>https://techzone.vmware.com/resource/workspace-one-and-horizon-reference-architecture#executive_summary</w:t>
        </w:r>
      </w:hyperlink>
    </w:p>
    <w:p w14:paraId="4595303D" w14:textId="09857031" w:rsidR="00D93A42" w:rsidRDefault="00D93A42">
      <w:pPr>
        <w:pStyle w:val="Heading1"/>
        <w:pPrChange w:id="145" w:author="Barry Willis" w:date="2020-03-25T19:45:00Z">
          <w:pPr>
            <w:pStyle w:val="Heading2"/>
          </w:pPr>
        </w:pPrChange>
      </w:pPr>
      <w:r>
        <w:t>QuickStart Guide for Horizon on Azure:</w:t>
      </w:r>
    </w:p>
    <w:p w14:paraId="58AC0C33" w14:textId="56DA2439" w:rsidR="005940C2" w:rsidRDefault="000A41F6" w:rsidP="00C21EEE">
      <w:hyperlink r:id="rId49" w:anchor="241579" w:history="1">
        <w:r w:rsidR="00D93A42">
          <w:rPr>
            <w:rStyle w:val="Hyperlink"/>
          </w:rPr>
          <w:t>https://techzone.vmware.com/quick-start-tutorial-vmware-horizon-cloud-service-microsoft-azure#241579</w:t>
        </w:r>
      </w:hyperlink>
    </w:p>
    <w:p w14:paraId="0580C01F" w14:textId="7BAC7F79" w:rsidR="000819EB" w:rsidRDefault="000819EB">
      <w:pPr>
        <w:pStyle w:val="Heading1"/>
        <w:pPrChange w:id="146" w:author="Barry Willis" w:date="2020-03-25T19:46:00Z">
          <w:pPr>
            <w:pStyle w:val="Heading2"/>
          </w:pPr>
        </w:pPrChange>
      </w:pPr>
      <w:r w:rsidRPr="000819EB">
        <w:t>Technical Insights about Horizon Cloud on Microsoft Azure</w:t>
      </w:r>
    </w:p>
    <w:p w14:paraId="391C76D5" w14:textId="7472800E" w:rsidR="000819EB" w:rsidRPr="000819EB" w:rsidRDefault="000A41F6" w:rsidP="000819EB">
      <w:hyperlink r:id="rId50" w:history="1">
        <w:r w:rsidR="000F6835">
          <w:rPr>
            <w:rStyle w:val="Hyperlink"/>
          </w:rPr>
          <w:t>https://blogs.vmware.com/euc/2017/10/technical-insights-about-horizon-cloud-on-microsoft-azure.html</w:t>
        </w:r>
      </w:hyperlink>
    </w:p>
    <w:p w14:paraId="3EBD05E5" w14:textId="68EA96F5" w:rsidR="009E356B" w:rsidRDefault="00B67183">
      <w:pPr>
        <w:pStyle w:val="Heading1"/>
        <w:pPrChange w:id="147" w:author="Barry Willis" w:date="2020-03-25T19:46:00Z">
          <w:pPr>
            <w:pStyle w:val="Heading2"/>
          </w:pPr>
        </w:pPrChange>
      </w:pPr>
      <w:r>
        <w:t>Horizon Cloud on Microsoft Azure – FAQ</w:t>
      </w:r>
    </w:p>
    <w:p w14:paraId="278F8CA0" w14:textId="28CCC88F" w:rsidR="00B67183" w:rsidRPr="00B67183" w:rsidRDefault="000A41F6" w:rsidP="00B67183">
      <w:hyperlink r:id="rId51" w:history="1">
        <w:r w:rsidR="00C214C5">
          <w:rPr>
            <w:rStyle w:val="Hyperlink"/>
          </w:rPr>
          <w:t>https://www.vmware.com/content/dam/digitalmarketing/vmware/en/pdf/cloud-services/vmware-horizon-cloud-on-azure-faq.pdf</w:t>
        </w:r>
      </w:hyperlink>
    </w:p>
    <w:sectPr w:rsidR="00B67183" w:rsidRPr="00B6718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arrington Willis" w:date="2020-03-25T19:25:00Z" w:initials="BW">
    <w:p w14:paraId="1A95D841" w14:textId="111CF7EB" w:rsidR="0000257B" w:rsidRDefault="0000257B" w:rsidP="0000257B">
      <w:pPr>
        <w:pStyle w:val="CommentText"/>
      </w:pPr>
      <w:r>
        <w:rPr>
          <w:rStyle w:val="CommentReference"/>
        </w:rPr>
        <w:annotationRef/>
      </w:r>
      <w:r>
        <w:t>do they mean Domain controllers?  or just domains?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95D8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62EA3" w16cex:dateUtc="2020-03-26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95D841" w16cid:durableId="22262E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9B5536"/>
    <w:multiLevelType w:val="hybridMultilevel"/>
    <w:tmpl w:val="AD5C1CAE"/>
    <w:lvl w:ilvl="0" w:tplc="1009000F">
      <w:start w:val="1"/>
      <w:numFmt w:val="decimal"/>
      <w:lvlText w:val="%1."/>
      <w:lvlJc w:val="left"/>
      <w:pPr>
        <w:ind w:left="720" w:hanging="360"/>
      </w:pPr>
      <w:rPr>
        <w:rFonts w:hint="default"/>
      </w:rPr>
    </w:lvl>
    <w:lvl w:ilvl="1" w:tplc="10090013">
      <w:start w:val="1"/>
      <w:numFmt w:val="upperRoman"/>
      <w:lvlText w:val="%2."/>
      <w:lvlJc w:val="righ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8BF664C"/>
    <w:multiLevelType w:val="multilevel"/>
    <w:tmpl w:val="7F14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10855"/>
    <w:multiLevelType w:val="hybridMultilevel"/>
    <w:tmpl w:val="AEB25EE0"/>
    <w:lvl w:ilvl="0" w:tplc="25881610">
      <w:start w:val="1"/>
      <w:numFmt w:val="decimal"/>
      <w:lvlText w:val="%1."/>
      <w:lvlJc w:val="left"/>
      <w:pPr>
        <w:ind w:left="360" w:hanging="360"/>
      </w:pPr>
      <w:rPr>
        <w:rFonts w:ascii="Arial" w:hAnsi="Arial" w:cs="Arial" w:hint="default"/>
        <w:color w:val="565656"/>
        <w:sz w:val="20"/>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43112A04"/>
    <w:multiLevelType w:val="hybridMultilevel"/>
    <w:tmpl w:val="D902C856"/>
    <w:lvl w:ilvl="0" w:tplc="25881610">
      <w:start w:val="1"/>
      <w:numFmt w:val="decimal"/>
      <w:lvlText w:val="%1."/>
      <w:lvlJc w:val="left"/>
      <w:pPr>
        <w:ind w:left="720" w:hanging="360"/>
      </w:pPr>
      <w:rPr>
        <w:rFonts w:ascii="Arial" w:hAnsi="Arial" w:cs="Arial" w:hint="default"/>
        <w:color w:val="565656"/>
        <w:sz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D6E3639"/>
    <w:multiLevelType w:val="hybridMultilevel"/>
    <w:tmpl w:val="AEB25EE0"/>
    <w:lvl w:ilvl="0" w:tplc="25881610">
      <w:start w:val="1"/>
      <w:numFmt w:val="decimal"/>
      <w:lvlText w:val="%1."/>
      <w:lvlJc w:val="left"/>
      <w:pPr>
        <w:ind w:left="360" w:hanging="360"/>
      </w:pPr>
      <w:rPr>
        <w:rFonts w:ascii="Arial" w:hAnsi="Arial" w:cs="Arial" w:hint="default"/>
        <w:color w:val="565656"/>
        <w:sz w:val="20"/>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57040320"/>
    <w:multiLevelType w:val="hybridMultilevel"/>
    <w:tmpl w:val="2A205740"/>
    <w:lvl w:ilvl="0" w:tplc="A04ADD88">
      <w:start w:val="1"/>
      <w:numFmt w:val="lowerLetter"/>
      <w:lvlText w:val="%1."/>
      <w:lvlJc w:val="left"/>
      <w:pPr>
        <w:ind w:left="1080" w:hanging="360"/>
      </w:pPr>
      <w:rPr>
        <w:rFonts w:asciiTheme="minorHAnsi" w:eastAsiaTheme="minorHAnsi" w:hAnsiTheme="minorHAnsi" w:cstheme="minorBidi"/>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5B807F68"/>
    <w:multiLevelType w:val="hybridMultilevel"/>
    <w:tmpl w:val="EEA4D124"/>
    <w:lvl w:ilvl="0" w:tplc="25881610">
      <w:start w:val="1"/>
      <w:numFmt w:val="decimal"/>
      <w:lvlText w:val="%1."/>
      <w:lvlJc w:val="left"/>
      <w:pPr>
        <w:ind w:left="360" w:hanging="360"/>
      </w:pPr>
      <w:rPr>
        <w:rFonts w:ascii="Arial" w:hAnsi="Arial" w:cs="Arial" w:hint="default"/>
        <w:color w:val="565656"/>
        <w:sz w:val="20"/>
      </w:rPr>
    </w:lvl>
    <w:lvl w:ilvl="1" w:tplc="10090019">
      <w:start w:val="1"/>
      <w:numFmt w:val="lowerLetter"/>
      <w:lvlText w:val="%2."/>
      <w:lvlJc w:val="left"/>
      <w:pPr>
        <w:ind w:left="1080" w:hanging="360"/>
      </w:pPr>
      <w:rPr>
        <w:rFonts w:hint="default"/>
        <w:color w:val="565656"/>
        <w:sz w:val="20"/>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5F131781"/>
    <w:multiLevelType w:val="multilevel"/>
    <w:tmpl w:val="ADE4A1B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AD0B1F"/>
    <w:multiLevelType w:val="hybridMultilevel"/>
    <w:tmpl w:val="C93222FA"/>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650D6158"/>
    <w:multiLevelType w:val="hybridMultilevel"/>
    <w:tmpl w:val="5F281194"/>
    <w:lvl w:ilvl="0" w:tplc="DED2C80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67933BAC"/>
    <w:multiLevelType w:val="hybridMultilevel"/>
    <w:tmpl w:val="07467EC0"/>
    <w:lvl w:ilvl="0" w:tplc="25881610">
      <w:start w:val="1"/>
      <w:numFmt w:val="decimal"/>
      <w:lvlText w:val="%1."/>
      <w:lvlJc w:val="left"/>
      <w:pPr>
        <w:ind w:left="720" w:hanging="360"/>
      </w:pPr>
      <w:rPr>
        <w:rFonts w:ascii="Arial" w:hAnsi="Arial" w:cs="Arial" w:hint="default"/>
        <w:color w:val="565656"/>
        <w:sz w:val="2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8166AEC"/>
    <w:multiLevelType w:val="multilevel"/>
    <w:tmpl w:val="80FE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BE650B"/>
    <w:multiLevelType w:val="multilevel"/>
    <w:tmpl w:val="2B92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8414C6"/>
    <w:multiLevelType w:val="multilevel"/>
    <w:tmpl w:val="3AC6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A29CC"/>
    <w:multiLevelType w:val="hybridMultilevel"/>
    <w:tmpl w:val="7D489AAA"/>
    <w:lvl w:ilvl="0" w:tplc="25881610">
      <w:start w:val="1"/>
      <w:numFmt w:val="decimal"/>
      <w:lvlText w:val="%1."/>
      <w:lvlJc w:val="left"/>
      <w:pPr>
        <w:ind w:left="360" w:hanging="360"/>
      </w:pPr>
      <w:rPr>
        <w:rFonts w:ascii="Arial" w:hAnsi="Arial" w:cs="Arial" w:hint="default"/>
        <w:color w:val="565656"/>
        <w:sz w:val="20"/>
      </w:rPr>
    </w:lvl>
    <w:lvl w:ilvl="1" w:tplc="25881610">
      <w:start w:val="1"/>
      <w:numFmt w:val="decimal"/>
      <w:lvlText w:val="%2."/>
      <w:lvlJc w:val="left"/>
      <w:pPr>
        <w:ind w:left="1080" w:hanging="360"/>
      </w:pPr>
      <w:rPr>
        <w:rFonts w:ascii="Arial" w:hAnsi="Arial" w:cs="Arial" w:hint="default"/>
        <w:color w:val="565656"/>
        <w:sz w:val="20"/>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755A3FBD"/>
    <w:multiLevelType w:val="hybridMultilevel"/>
    <w:tmpl w:val="E47276C2"/>
    <w:lvl w:ilvl="0" w:tplc="73D893EA">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A804D6A"/>
    <w:multiLevelType w:val="multilevel"/>
    <w:tmpl w:val="383013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0"/>
  </w:num>
  <w:num w:numId="2">
    <w:abstractNumId w:val="13"/>
  </w:num>
  <w:num w:numId="3">
    <w:abstractNumId w:val="11"/>
  </w:num>
  <w:num w:numId="4">
    <w:abstractNumId w:val="8"/>
  </w:num>
  <w:num w:numId="5">
    <w:abstractNumId w:val="1"/>
  </w:num>
  <w:num w:numId="6">
    <w:abstractNumId w:val="12"/>
  </w:num>
  <w:num w:numId="7">
    <w:abstractNumId w:val="16"/>
  </w:num>
  <w:num w:numId="8">
    <w:abstractNumId w:val="15"/>
  </w:num>
  <w:num w:numId="9">
    <w:abstractNumId w:val="9"/>
  </w:num>
  <w:num w:numId="10">
    <w:abstractNumId w:val="2"/>
  </w:num>
  <w:num w:numId="11">
    <w:abstractNumId w:val="5"/>
  </w:num>
  <w:num w:numId="12">
    <w:abstractNumId w:val="3"/>
  </w:num>
  <w:num w:numId="13">
    <w:abstractNumId w:val="10"/>
  </w:num>
  <w:num w:numId="14">
    <w:abstractNumId w:val="7"/>
  </w:num>
  <w:num w:numId="15">
    <w:abstractNumId w:val="4"/>
  </w:num>
  <w:num w:numId="16">
    <w:abstractNumId w:val="14"/>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arrington Willis">
    <w15:presenceInfo w15:providerId="AD" w15:userId="S::bawillis@microsoft.com::dd0ca68a-ee8c-425c-a6e0-04cf4878d93d"/>
  </w15:person>
  <w15:person w15:author="Barry Willis">
    <w15:presenceInfo w15:providerId="AD" w15:userId="S::bawillis@microsoft.com::dd0ca68a-ee8c-425c-a6e0-04cf4878d93d"/>
  </w15:person>
  <w15:person w15:author="Niall Currid">
    <w15:presenceInfo w15:providerId="AD" w15:userId="S::nicurrid@microsoft.com::8e2442b1-19cf-44c6-b90e-f8050db2c5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61C"/>
    <w:rsid w:val="0000257B"/>
    <w:rsid w:val="00045E72"/>
    <w:rsid w:val="00046F85"/>
    <w:rsid w:val="00054A35"/>
    <w:rsid w:val="000819EB"/>
    <w:rsid w:val="000A41F6"/>
    <w:rsid w:val="000C3BAF"/>
    <w:rsid w:val="000D6DC0"/>
    <w:rsid w:val="000F37D8"/>
    <w:rsid w:val="000F6835"/>
    <w:rsid w:val="00100215"/>
    <w:rsid w:val="00115D5C"/>
    <w:rsid w:val="001276A1"/>
    <w:rsid w:val="00180B4A"/>
    <w:rsid w:val="001A6D08"/>
    <w:rsid w:val="001C1657"/>
    <w:rsid w:val="001D4600"/>
    <w:rsid w:val="002427D4"/>
    <w:rsid w:val="00296A0C"/>
    <w:rsid w:val="002A391E"/>
    <w:rsid w:val="002C0F66"/>
    <w:rsid w:val="002E0A71"/>
    <w:rsid w:val="0031482C"/>
    <w:rsid w:val="003155E0"/>
    <w:rsid w:val="003230E2"/>
    <w:rsid w:val="00332B9B"/>
    <w:rsid w:val="003347FF"/>
    <w:rsid w:val="0035224C"/>
    <w:rsid w:val="00362729"/>
    <w:rsid w:val="00377776"/>
    <w:rsid w:val="00384801"/>
    <w:rsid w:val="003A03A2"/>
    <w:rsid w:val="003A2A35"/>
    <w:rsid w:val="003B3A5E"/>
    <w:rsid w:val="003B6131"/>
    <w:rsid w:val="003D3191"/>
    <w:rsid w:val="004231AD"/>
    <w:rsid w:val="00463567"/>
    <w:rsid w:val="004B04A8"/>
    <w:rsid w:val="004E5895"/>
    <w:rsid w:val="00511A8D"/>
    <w:rsid w:val="005236C6"/>
    <w:rsid w:val="00552B1D"/>
    <w:rsid w:val="00565A81"/>
    <w:rsid w:val="00585094"/>
    <w:rsid w:val="005940C2"/>
    <w:rsid w:val="005E3388"/>
    <w:rsid w:val="005F4A46"/>
    <w:rsid w:val="0061529A"/>
    <w:rsid w:val="0061592B"/>
    <w:rsid w:val="00623854"/>
    <w:rsid w:val="00641F03"/>
    <w:rsid w:val="00645F1A"/>
    <w:rsid w:val="00656F2E"/>
    <w:rsid w:val="00660DEA"/>
    <w:rsid w:val="00662A6D"/>
    <w:rsid w:val="006779DE"/>
    <w:rsid w:val="006A211E"/>
    <w:rsid w:val="006B6AA1"/>
    <w:rsid w:val="006B7AB6"/>
    <w:rsid w:val="006C7151"/>
    <w:rsid w:val="006D4180"/>
    <w:rsid w:val="006D5746"/>
    <w:rsid w:val="006E48BF"/>
    <w:rsid w:val="007114D0"/>
    <w:rsid w:val="0071151F"/>
    <w:rsid w:val="00734D70"/>
    <w:rsid w:val="007474B8"/>
    <w:rsid w:val="007661C6"/>
    <w:rsid w:val="00794225"/>
    <w:rsid w:val="007A1460"/>
    <w:rsid w:val="007A51A2"/>
    <w:rsid w:val="007A658F"/>
    <w:rsid w:val="007D4B22"/>
    <w:rsid w:val="007F7380"/>
    <w:rsid w:val="00802368"/>
    <w:rsid w:val="008107C2"/>
    <w:rsid w:val="00815DE2"/>
    <w:rsid w:val="008262D4"/>
    <w:rsid w:val="0088527B"/>
    <w:rsid w:val="009147F0"/>
    <w:rsid w:val="00933DF5"/>
    <w:rsid w:val="009341F1"/>
    <w:rsid w:val="0094304E"/>
    <w:rsid w:val="00947C31"/>
    <w:rsid w:val="009631DD"/>
    <w:rsid w:val="00983B9B"/>
    <w:rsid w:val="009A2289"/>
    <w:rsid w:val="009C1EBF"/>
    <w:rsid w:val="009D0DDF"/>
    <w:rsid w:val="009D246C"/>
    <w:rsid w:val="009D7D9C"/>
    <w:rsid w:val="009E356B"/>
    <w:rsid w:val="00A4061C"/>
    <w:rsid w:val="00A41829"/>
    <w:rsid w:val="00A42993"/>
    <w:rsid w:val="00A91162"/>
    <w:rsid w:val="00AA38FF"/>
    <w:rsid w:val="00AB23AD"/>
    <w:rsid w:val="00AE5454"/>
    <w:rsid w:val="00B67183"/>
    <w:rsid w:val="00B82786"/>
    <w:rsid w:val="00B95455"/>
    <w:rsid w:val="00BA7352"/>
    <w:rsid w:val="00BC5A17"/>
    <w:rsid w:val="00BD1A03"/>
    <w:rsid w:val="00BD7F80"/>
    <w:rsid w:val="00C02588"/>
    <w:rsid w:val="00C14802"/>
    <w:rsid w:val="00C1606A"/>
    <w:rsid w:val="00C214C5"/>
    <w:rsid w:val="00C21EEE"/>
    <w:rsid w:val="00C25EA7"/>
    <w:rsid w:val="00C469D2"/>
    <w:rsid w:val="00C60A5D"/>
    <w:rsid w:val="00C61A89"/>
    <w:rsid w:val="00C62245"/>
    <w:rsid w:val="00C67DF3"/>
    <w:rsid w:val="00C82638"/>
    <w:rsid w:val="00C9236D"/>
    <w:rsid w:val="00CC0F5E"/>
    <w:rsid w:val="00CD4AFA"/>
    <w:rsid w:val="00CF4F65"/>
    <w:rsid w:val="00D12CD6"/>
    <w:rsid w:val="00D158C2"/>
    <w:rsid w:val="00D30625"/>
    <w:rsid w:val="00D3568E"/>
    <w:rsid w:val="00D67BBA"/>
    <w:rsid w:val="00D93A42"/>
    <w:rsid w:val="00DA246E"/>
    <w:rsid w:val="00DD24A0"/>
    <w:rsid w:val="00E00832"/>
    <w:rsid w:val="00E16C8C"/>
    <w:rsid w:val="00E25D33"/>
    <w:rsid w:val="00E449BA"/>
    <w:rsid w:val="00E836D9"/>
    <w:rsid w:val="00E84004"/>
    <w:rsid w:val="00E90B9E"/>
    <w:rsid w:val="00EA647E"/>
    <w:rsid w:val="00ED7640"/>
    <w:rsid w:val="00F4490E"/>
    <w:rsid w:val="00F77CA4"/>
    <w:rsid w:val="00F8779C"/>
    <w:rsid w:val="00FA5F53"/>
    <w:rsid w:val="00FB172A"/>
    <w:rsid w:val="00FB1CDC"/>
    <w:rsid w:val="00FB457A"/>
    <w:rsid w:val="00FC0148"/>
    <w:rsid w:val="00FF2C28"/>
    <w:rsid w:val="00FF5E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FAFA9"/>
  <w15:chartTrackingRefBased/>
  <w15:docId w15:val="{EA08EE7B-2A46-4693-8AAC-77E62EB0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40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61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4061C"/>
    <w:pPr>
      <w:ind w:left="720"/>
      <w:contextualSpacing/>
    </w:pPr>
  </w:style>
  <w:style w:type="character" w:styleId="Hyperlink">
    <w:name w:val="Hyperlink"/>
    <w:basedOn w:val="DefaultParagraphFont"/>
    <w:uiPriority w:val="99"/>
    <w:unhideWhenUsed/>
    <w:rsid w:val="00A4061C"/>
    <w:rPr>
      <w:color w:val="0000FF"/>
      <w:u w:val="single"/>
    </w:rPr>
  </w:style>
  <w:style w:type="character" w:styleId="UnresolvedMention">
    <w:name w:val="Unresolved Mention"/>
    <w:basedOn w:val="DefaultParagraphFont"/>
    <w:uiPriority w:val="99"/>
    <w:semiHidden/>
    <w:unhideWhenUsed/>
    <w:rsid w:val="00A4061C"/>
    <w:rPr>
      <w:color w:val="605E5C"/>
      <w:shd w:val="clear" w:color="auto" w:fill="E1DFDD"/>
    </w:rPr>
  </w:style>
  <w:style w:type="paragraph" w:customStyle="1" w:styleId="li">
    <w:name w:val="li"/>
    <w:basedOn w:val="Normal"/>
    <w:rsid w:val="00511A8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keyword">
    <w:name w:val="keyword"/>
    <w:basedOn w:val="DefaultParagraphFont"/>
    <w:rsid w:val="00511A8D"/>
  </w:style>
  <w:style w:type="character" w:customStyle="1" w:styleId="ph">
    <w:name w:val="ph"/>
    <w:basedOn w:val="DefaultParagraphFont"/>
    <w:rsid w:val="00511A8D"/>
  </w:style>
  <w:style w:type="character" w:customStyle="1" w:styleId="notetitle">
    <w:name w:val="note__title"/>
    <w:basedOn w:val="DefaultParagraphFont"/>
    <w:rsid w:val="001A6D08"/>
  </w:style>
  <w:style w:type="character" w:customStyle="1" w:styleId="Heading2Char">
    <w:name w:val="Heading 2 Char"/>
    <w:basedOn w:val="DefaultParagraphFont"/>
    <w:link w:val="Heading2"/>
    <w:uiPriority w:val="9"/>
    <w:rsid w:val="005940C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827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786"/>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00257B"/>
    <w:rPr>
      <w:sz w:val="16"/>
      <w:szCs w:val="16"/>
    </w:rPr>
  </w:style>
  <w:style w:type="paragraph" w:styleId="CommentText">
    <w:name w:val="annotation text"/>
    <w:basedOn w:val="Normal"/>
    <w:link w:val="CommentTextChar"/>
    <w:uiPriority w:val="99"/>
    <w:unhideWhenUsed/>
    <w:rsid w:val="0000257B"/>
    <w:pPr>
      <w:spacing w:line="240" w:lineRule="auto"/>
    </w:pPr>
    <w:rPr>
      <w:sz w:val="20"/>
      <w:szCs w:val="20"/>
    </w:rPr>
  </w:style>
  <w:style w:type="character" w:customStyle="1" w:styleId="CommentTextChar">
    <w:name w:val="Comment Text Char"/>
    <w:basedOn w:val="DefaultParagraphFont"/>
    <w:link w:val="CommentText"/>
    <w:uiPriority w:val="99"/>
    <w:rsid w:val="0000257B"/>
    <w:rPr>
      <w:sz w:val="20"/>
      <w:szCs w:val="20"/>
    </w:rPr>
  </w:style>
  <w:style w:type="paragraph" w:styleId="CommentSubject">
    <w:name w:val="annotation subject"/>
    <w:basedOn w:val="CommentText"/>
    <w:next w:val="CommentText"/>
    <w:link w:val="CommentSubjectChar"/>
    <w:uiPriority w:val="99"/>
    <w:semiHidden/>
    <w:unhideWhenUsed/>
    <w:rsid w:val="0000257B"/>
    <w:rPr>
      <w:b/>
      <w:bCs/>
    </w:rPr>
  </w:style>
  <w:style w:type="character" w:customStyle="1" w:styleId="CommentSubjectChar">
    <w:name w:val="Comment Subject Char"/>
    <w:basedOn w:val="CommentTextChar"/>
    <w:link w:val="CommentSubject"/>
    <w:uiPriority w:val="99"/>
    <w:semiHidden/>
    <w:rsid w:val="0000257B"/>
    <w:rPr>
      <w:b/>
      <w:bCs/>
      <w:sz w:val="20"/>
      <w:szCs w:val="20"/>
    </w:rPr>
  </w:style>
  <w:style w:type="paragraph" w:styleId="BalloonText">
    <w:name w:val="Balloon Text"/>
    <w:basedOn w:val="Normal"/>
    <w:link w:val="BalloonTextChar"/>
    <w:uiPriority w:val="99"/>
    <w:semiHidden/>
    <w:unhideWhenUsed/>
    <w:rsid w:val="00BC5A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A1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6076">
      <w:bodyDiv w:val="1"/>
      <w:marLeft w:val="0"/>
      <w:marRight w:val="0"/>
      <w:marTop w:val="0"/>
      <w:marBottom w:val="0"/>
      <w:divBdr>
        <w:top w:val="none" w:sz="0" w:space="0" w:color="auto"/>
        <w:left w:val="none" w:sz="0" w:space="0" w:color="auto"/>
        <w:bottom w:val="none" w:sz="0" w:space="0" w:color="auto"/>
        <w:right w:val="none" w:sz="0" w:space="0" w:color="auto"/>
      </w:divBdr>
    </w:div>
    <w:div w:id="123548496">
      <w:bodyDiv w:val="1"/>
      <w:marLeft w:val="0"/>
      <w:marRight w:val="0"/>
      <w:marTop w:val="0"/>
      <w:marBottom w:val="0"/>
      <w:divBdr>
        <w:top w:val="none" w:sz="0" w:space="0" w:color="auto"/>
        <w:left w:val="none" w:sz="0" w:space="0" w:color="auto"/>
        <w:bottom w:val="none" w:sz="0" w:space="0" w:color="auto"/>
        <w:right w:val="none" w:sz="0" w:space="0" w:color="auto"/>
      </w:divBdr>
    </w:div>
    <w:div w:id="200098346">
      <w:bodyDiv w:val="1"/>
      <w:marLeft w:val="0"/>
      <w:marRight w:val="0"/>
      <w:marTop w:val="0"/>
      <w:marBottom w:val="0"/>
      <w:divBdr>
        <w:top w:val="none" w:sz="0" w:space="0" w:color="auto"/>
        <w:left w:val="none" w:sz="0" w:space="0" w:color="auto"/>
        <w:bottom w:val="none" w:sz="0" w:space="0" w:color="auto"/>
        <w:right w:val="none" w:sz="0" w:space="0" w:color="auto"/>
      </w:divBdr>
    </w:div>
    <w:div w:id="1118991383">
      <w:bodyDiv w:val="1"/>
      <w:marLeft w:val="0"/>
      <w:marRight w:val="0"/>
      <w:marTop w:val="0"/>
      <w:marBottom w:val="0"/>
      <w:divBdr>
        <w:top w:val="none" w:sz="0" w:space="0" w:color="auto"/>
        <w:left w:val="none" w:sz="0" w:space="0" w:color="auto"/>
        <w:bottom w:val="none" w:sz="0" w:space="0" w:color="auto"/>
        <w:right w:val="none" w:sz="0" w:space="0" w:color="auto"/>
      </w:divBdr>
    </w:div>
    <w:div w:id="1207647078">
      <w:bodyDiv w:val="1"/>
      <w:marLeft w:val="0"/>
      <w:marRight w:val="0"/>
      <w:marTop w:val="0"/>
      <w:marBottom w:val="0"/>
      <w:divBdr>
        <w:top w:val="none" w:sz="0" w:space="0" w:color="auto"/>
        <w:left w:val="none" w:sz="0" w:space="0" w:color="auto"/>
        <w:bottom w:val="none" w:sz="0" w:space="0" w:color="auto"/>
        <w:right w:val="none" w:sz="0" w:space="0" w:color="auto"/>
      </w:divBdr>
    </w:div>
    <w:div w:id="1259828372">
      <w:bodyDiv w:val="1"/>
      <w:marLeft w:val="0"/>
      <w:marRight w:val="0"/>
      <w:marTop w:val="0"/>
      <w:marBottom w:val="0"/>
      <w:divBdr>
        <w:top w:val="none" w:sz="0" w:space="0" w:color="auto"/>
        <w:left w:val="none" w:sz="0" w:space="0" w:color="auto"/>
        <w:bottom w:val="none" w:sz="0" w:space="0" w:color="auto"/>
        <w:right w:val="none" w:sz="0" w:space="0" w:color="auto"/>
      </w:divBdr>
    </w:div>
    <w:div w:id="181378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yperlink" Target="https://blogs.vmware.com/euc/2017/10/technical-insights-about-horizon-cloud-on-microsoft-azure.htm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styles" Target="styles.xml"/><Relationship Id="rId10" Type="http://schemas.openxmlformats.org/officeDocument/2006/relationships/comments" Target="comments.xml"/><Relationship Id="rId19" Type="http://schemas.openxmlformats.org/officeDocument/2006/relationships/hyperlink" Target="https://docs.vmware.com/en/VMware-Horizon-Cloud-Service/services/hzncloudmsazure.getstarted15/GUID-97521A2A-689A-4D05-9123-E020E967E679.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azure/governance/policy/"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techzone.vmware.com/resource/workspace-one-and-horizon-reference-architecture" TargetMode="External"/><Relationship Id="rId8" Type="http://schemas.openxmlformats.org/officeDocument/2006/relationships/hyperlink" Target="https://docs.vmware.com/en/VMware-Horizon-Cloud-Service/services/hzncloudmsazure.getstarted15/GUID-5F69086E-E061-48F3-93D9-9705B8B5FD8A.html" TargetMode="External"/><Relationship Id="rId51" Type="http://schemas.openxmlformats.org/officeDocument/2006/relationships/hyperlink" Target="https://www.vmware.com/content/dam/digitalmarketing/vmware/en/pdf/cloud-services/vmware-horizon-cloud-on-azure-faq.pdf" TargetMode="Externa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techzone.vmware.com/resource/vmware-horizon-cloud-service-microsoft-azure-network-ports-diagram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techzone.vmware.com/quick-start-tutorial-vmware-horizon-cloud-service-microsoft-az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C319563DFC264EBE3A150395B023A9" ma:contentTypeVersion="15" ma:contentTypeDescription="Create a new document." ma:contentTypeScope="" ma:versionID="0d28d8794476b58405b97d21ea9c14db">
  <xsd:schema xmlns:xsd="http://www.w3.org/2001/XMLSchema" xmlns:xs="http://www.w3.org/2001/XMLSchema" xmlns:p="http://schemas.microsoft.com/office/2006/metadata/properties" xmlns:ns1="http://schemas.microsoft.com/sharepoint/v3" xmlns:ns3="ce7cb9dc-285d-4de0-b2ef-6105b5dad80b" xmlns:ns4="9863288b-5f3b-4927-8b6a-9ec3383a8605" targetNamespace="http://schemas.microsoft.com/office/2006/metadata/properties" ma:root="true" ma:fieldsID="1a702c8294fff45bb769b813c0956c7d" ns1:_="" ns3:_="" ns4:_="">
    <xsd:import namespace="http://schemas.microsoft.com/sharepoint/v3"/>
    <xsd:import namespace="ce7cb9dc-285d-4de0-b2ef-6105b5dad80b"/>
    <xsd:import namespace="9863288b-5f3b-4927-8b6a-9ec3383a860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1:_ip_UnifiedCompliancePolicyProperties" minOccurs="0"/>
                <xsd:element ref="ns1:_ip_UnifiedCompliancePolicyUIAc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7cb9dc-285d-4de0-b2ef-6105b5dad8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863288b-5f3b-4927-8b6a-9ec3383a860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57ACA7-99F5-4703-91DA-BEEA13FE90EF}">
  <ds:schemaRefs>
    <ds:schemaRef ds:uri="http://schemas.microsoft.com/sharepoint/v3/contenttype/forms"/>
  </ds:schemaRefs>
</ds:datastoreItem>
</file>

<file path=customXml/itemProps2.xml><?xml version="1.0" encoding="utf-8"?>
<ds:datastoreItem xmlns:ds="http://schemas.openxmlformats.org/officeDocument/2006/customXml" ds:itemID="{E292CD49-15FC-4D71-B3F4-3BD8CBB0056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E8AA232-8654-4998-BE1D-9C683535FA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7cb9dc-285d-4de0-b2ef-6105b5dad80b"/>
    <ds:schemaRef ds:uri="9863288b-5f3b-4927-8b6a-9ec3383a86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2349</Words>
  <Characters>13391</Characters>
  <Application>Microsoft Office Word</Application>
  <DocSecurity>4</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Niall Currid</dc:creator>
  <cp:keywords/>
  <dc:description/>
  <cp:lastModifiedBy>Niall Currid</cp:lastModifiedBy>
  <cp:revision>2</cp:revision>
  <cp:lastPrinted>2020-03-25T01:33:00Z</cp:lastPrinted>
  <dcterms:created xsi:type="dcterms:W3CDTF">2020-03-26T06:32:00Z</dcterms:created>
  <dcterms:modified xsi:type="dcterms:W3CDTF">2020-03-26T06:32:00Z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0x010100E8C319563DFC264EBE3A150395B023A9</vt:lpwstr>
  </property>
</Properties>
</file>